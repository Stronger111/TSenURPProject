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D60" w:rsidRDefault="00236A44">
      <w:r>
        <w:rPr>
          <w:rFonts w:hint="eastAsia"/>
        </w:rPr>
        <w:t>3.4:画</w:t>
      </w:r>
      <w:proofErr w:type="spellStart"/>
      <w:r>
        <w:rPr>
          <w:rFonts w:hint="eastAsia"/>
        </w:rPr>
        <w:t>G</w:t>
      </w:r>
      <w:r>
        <w:t>imos</w:t>
      </w:r>
      <w:proofErr w:type="spellEnd"/>
    </w:p>
    <w:p w:rsidR="00BB2D60" w:rsidRDefault="00236A44">
      <w:r>
        <w:rPr>
          <w:noProof/>
        </w:rPr>
        <w:drawing>
          <wp:inline distT="0" distB="0" distL="0" distR="0">
            <wp:extent cx="5274310" cy="1849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1849755"/>
                    </a:xfrm>
                    <a:prstGeom prst="rect">
                      <a:avLst/>
                    </a:prstGeom>
                  </pic:spPr>
                </pic:pic>
              </a:graphicData>
            </a:graphic>
          </wp:inline>
        </w:drawing>
      </w:r>
      <w:r>
        <w:t xml:space="preserve">3.5 </w:t>
      </w:r>
      <w:r>
        <w:rPr>
          <w:rFonts w:hint="eastAsia"/>
        </w:rPr>
        <w:t>画Unity</w:t>
      </w:r>
      <w:r>
        <w:t xml:space="preserve"> UI </w:t>
      </w:r>
    </w:p>
    <w:p w:rsidR="00BB2D60" w:rsidRDefault="00236A44">
      <w:r>
        <w:t xml:space="preserve">   </w:t>
      </w:r>
      <w:r>
        <w:rPr>
          <w:rFonts w:hint="eastAsia"/>
        </w:rPr>
        <w:t>游戏窗口有但是E</w:t>
      </w:r>
      <w:r>
        <w:t>ditor</w:t>
      </w:r>
      <w:r>
        <w:rPr>
          <w:rFonts w:hint="eastAsia"/>
        </w:rPr>
        <w:t>窗口没有UI</w:t>
      </w:r>
      <w:r>
        <w:t xml:space="preserve"> </w:t>
      </w:r>
      <w:r>
        <w:rPr>
          <w:rFonts w:hint="eastAsia"/>
        </w:rPr>
        <w:t>显示</w:t>
      </w:r>
    </w:p>
    <w:p w:rsidR="00BB2D60" w:rsidRDefault="00236A44">
      <w:r>
        <w:rPr>
          <w:rFonts w:hint="eastAsia"/>
        </w:rPr>
        <w:t>4:多摄像机</w:t>
      </w:r>
    </w:p>
    <w:p w:rsidR="00BB2D60" w:rsidRDefault="00236A44">
      <w:r>
        <w:rPr>
          <w:rFonts w:hint="eastAsia"/>
        </w:rPr>
        <w:t xml:space="preserve"> </w:t>
      </w:r>
      <w:r>
        <w:t xml:space="preserve"> </w:t>
      </w:r>
      <w:r>
        <w:rPr>
          <w:rFonts w:hint="eastAsia"/>
        </w:rPr>
        <w:t>4.1</w:t>
      </w:r>
      <w:r>
        <w:t xml:space="preserve"> </w:t>
      </w:r>
      <w:r>
        <w:rPr>
          <w:rFonts w:hint="eastAsia"/>
        </w:rPr>
        <w:t>两个摄像机</w:t>
      </w:r>
    </w:p>
    <w:p w:rsidR="00BB2D60" w:rsidRDefault="00236A44">
      <w:r>
        <w:rPr>
          <w:rFonts w:hint="eastAsia"/>
        </w:rPr>
        <w:t xml:space="preserve"> </w:t>
      </w:r>
      <w:r>
        <w:t xml:space="preserve">    </w:t>
      </w:r>
      <w:r>
        <w:rPr>
          <w:rFonts w:hint="eastAsia"/>
        </w:rPr>
        <w:t>两个摄像机同一个范围会合并到一起,要有不同的范围进行渲染。</w:t>
      </w:r>
    </w:p>
    <w:p w:rsidR="00BB2D60" w:rsidRDefault="00236A44">
      <w:r>
        <w:rPr>
          <w:rFonts w:hint="eastAsia"/>
        </w:rPr>
        <w:t xml:space="preserve"> </w:t>
      </w:r>
      <w:r>
        <w:t xml:space="preserve"> </w:t>
      </w:r>
      <w:r>
        <w:rPr>
          <w:rFonts w:hint="eastAsia"/>
        </w:rPr>
        <w:t>4.2</w:t>
      </w:r>
      <w:r>
        <w:t xml:space="preserve"> </w:t>
      </w:r>
      <w:r>
        <w:rPr>
          <w:rFonts w:hint="eastAsia"/>
        </w:rPr>
        <w:t>处理改变的</w:t>
      </w:r>
      <w:proofErr w:type="spellStart"/>
      <w:r>
        <w:rPr>
          <w:rFonts w:hint="eastAsia"/>
        </w:rPr>
        <w:t>Buffer</w:t>
      </w:r>
      <w:r>
        <w:t>Name</w:t>
      </w:r>
      <w:proofErr w:type="spellEnd"/>
    </w:p>
    <w:p w:rsidR="00BB2D60" w:rsidRDefault="00236A44">
      <w:r>
        <w:t xml:space="preserve">  4.3 </w:t>
      </w:r>
      <w:r>
        <w:rPr>
          <w:rFonts w:hint="eastAsia"/>
        </w:rPr>
        <w:t>图层</w:t>
      </w:r>
    </w:p>
    <w:p w:rsidR="00BB2D60" w:rsidRDefault="00236A44">
      <w:r>
        <w:rPr>
          <w:rFonts w:hint="eastAsia"/>
        </w:rPr>
        <w:t xml:space="preserve"> </w:t>
      </w:r>
      <w:r>
        <w:t xml:space="preserve"> </w:t>
      </w:r>
      <w:r>
        <w:rPr>
          <w:rFonts w:hint="eastAsia"/>
        </w:rPr>
        <w:t>4.4</w:t>
      </w:r>
      <w:r>
        <w:t xml:space="preserve"> </w:t>
      </w:r>
      <w:r>
        <w:rPr>
          <w:rFonts w:hint="eastAsia"/>
        </w:rPr>
        <w:t xml:space="preserve">清除标志 </w:t>
      </w:r>
      <w:r>
        <w:t xml:space="preserve"> </w:t>
      </w:r>
      <w:r>
        <w:rPr>
          <w:rFonts w:hint="eastAsia"/>
        </w:rPr>
        <w:t>Cu</w:t>
      </w:r>
      <w:r>
        <w:t>ll</w:t>
      </w:r>
      <w:r>
        <w:rPr>
          <w:rFonts w:hint="eastAsia"/>
        </w:rPr>
        <w:t>的层和摄像机的清除标志</w:t>
      </w:r>
    </w:p>
    <w:p w:rsidR="00BB2D60" w:rsidRDefault="00236A44">
      <w:r>
        <w:rPr>
          <w:noProof/>
        </w:rPr>
        <w:drawing>
          <wp:inline distT="0" distB="0" distL="0" distR="0">
            <wp:extent cx="5274310" cy="33394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3339465"/>
                    </a:xfrm>
                    <a:prstGeom prst="rect">
                      <a:avLst/>
                    </a:prstGeom>
                  </pic:spPr>
                </pic:pic>
              </a:graphicData>
            </a:graphic>
          </wp:inline>
        </w:drawing>
      </w:r>
      <w:r>
        <w:rPr>
          <w:rFonts w:hint="eastAsia"/>
        </w:rPr>
        <w:t>课程2</w:t>
      </w:r>
      <w:r>
        <w:t xml:space="preserve"> </w:t>
      </w:r>
      <w:r>
        <w:rPr>
          <w:rFonts w:hint="eastAsia"/>
        </w:rPr>
        <w:t>D</w:t>
      </w:r>
      <w:r>
        <w:t>raw Call</w:t>
      </w:r>
    </w:p>
    <w:p w:rsidR="00BB2D60" w:rsidRDefault="00236A44">
      <w:r>
        <w:t xml:space="preserve">   </w:t>
      </w:r>
      <w:r>
        <w:rPr>
          <w:rFonts w:hint="eastAsia"/>
        </w:rPr>
        <w:t>目标：写一个HLSL</w:t>
      </w:r>
      <w:r>
        <w:t xml:space="preserve"> </w:t>
      </w:r>
      <w:r>
        <w:rPr>
          <w:rFonts w:hint="eastAsia"/>
        </w:rPr>
        <w:t>着色器</w:t>
      </w:r>
    </w:p>
    <w:p w:rsidR="00BB2D60" w:rsidRDefault="00236A44">
      <w:pPr>
        <w:widowControl/>
        <w:jc w:val="left"/>
      </w:pPr>
      <w:r>
        <w:rPr>
          <w:rFonts w:hint="eastAsia"/>
        </w:rPr>
        <w:t xml:space="preserve"> </w:t>
      </w:r>
      <w:r>
        <w:t xml:space="preserve">        </w:t>
      </w:r>
      <w:r>
        <w:rPr>
          <w:rFonts w:hint="eastAsia"/>
        </w:rPr>
        <w:t>支持SRP</w:t>
      </w:r>
      <w:r>
        <w:t xml:space="preserve"> </w:t>
      </w:r>
      <w:r>
        <w:rPr>
          <w:rFonts w:hint="eastAsia"/>
        </w:rPr>
        <w:t>Ba</w:t>
      </w:r>
      <w:r>
        <w:t xml:space="preserve">tch ,GPU Instancing </w:t>
      </w:r>
      <w:r>
        <w:rPr>
          <w:rFonts w:hint="eastAsia"/>
        </w:rPr>
        <w:t>和动态合批</w:t>
      </w:r>
    </w:p>
    <w:p w:rsidR="00BB2D60" w:rsidRDefault="00236A44">
      <w:pPr>
        <w:widowControl/>
        <w:jc w:val="left"/>
      </w:pPr>
      <w:r>
        <w:rPr>
          <w:rFonts w:hint="eastAsia"/>
        </w:rPr>
        <w:t xml:space="preserve"> </w:t>
      </w:r>
      <w:r>
        <w:t xml:space="preserve">        </w:t>
      </w:r>
      <w:r>
        <w:rPr>
          <w:rFonts w:hint="eastAsia"/>
        </w:rPr>
        <w:t>配置 材质属性对于每一个物体和随意的画很多</w:t>
      </w:r>
    </w:p>
    <w:p w:rsidR="00BB2D60" w:rsidRDefault="00236A44">
      <w:pPr>
        <w:widowControl/>
        <w:jc w:val="left"/>
      </w:pPr>
      <w:r>
        <w:rPr>
          <w:rFonts w:hint="eastAsia"/>
        </w:rPr>
        <w:t xml:space="preserve"> </w:t>
      </w:r>
      <w:r>
        <w:t xml:space="preserve">        </w:t>
      </w:r>
      <w:r>
        <w:rPr>
          <w:rFonts w:hint="eastAsia"/>
        </w:rPr>
        <w:t>创建半透明材质和 镂空材质</w:t>
      </w:r>
    </w:p>
    <w:p w:rsidR="00BB2D60" w:rsidRDefault="00236A44">
      <w:pPr>
        <w:widowControl/>
        <w:ind w:firstLine="420"/>
        <w:jc w:val="left"/>
      </w:pPr>
      <w:r>
        <w:rPr>
          <w:rFonts w:hint="eastAsia"/>
        </w:rPr>
        <w:t xml:space="preserve">1：着色器 </w:t>
      </w:r>
    </w:p>
    <w:p w:rsidR="00BB2D60" w:rsidRDefault="00236A44">
      <w:pPr>
        <w:pStyle w:val="a6"/>
        <w:widowControl/>
        <w:numPr>
          <w:ilvl w:val="1"/>
          <w:numId w:val="1"/>
        </w:numPr>
        <w:ind w:firstLineChars="0"/>
        <w:jc w:val="left"/>
      </w:pPr>
      <w:r>
        <w:rPr>
          <w:rFonts w:hint="eastAsia"/>
        </w:rPr>
        <w:t>不发光的</w:t>
      </w:r>
      <w:proofErr w:type="spellStart"/>
      <w:r>
        <w:rPr>
          <w:rFonts w:hint="eastAsia"/>
        </w:rPr>
        <w:t>Shader</w:t>
      </w:r>
      <w:proofErr w:type="spellEnd"/>
    </w:p>
    <w:p w:rsidR="00BB2D60" w:rsidRDefault="00236A44">
      <w:pPr>
        <w:pStyle w:val="a6"/>
        <w:widowControl/>
        <w:numPr>
          <w:ilvl w:val="1"/>
          <w:numId w:val="1"/>
        </w:numPr>
        <w:ind w:firstLineChars="0"/>
        <w:jc w:val="left"/>
      </w:pPr>
      <w:r>
        <w:t>HLS</w:t>
      </w:r>
      <w:r>
        <w:rPr>
          <w:rFonts w:hint="eastAsia"/>
        </w:rPr>
        <w:t>L程序</w:t>
      </w:r>
    </w:p>
    <w:p w:rsidR="00BB2D60" w:rsidRDefault="00236A44">
      <w:pPr>
        <w:pStyle w:val="a6"/>
        <w:widowControl/>
        <w:numPr>
          <w:ilvl w:val="1"/>
          <w:numId w:val="1"/>
        </w:numPr>
        <w:ind w:firstLineChars="0"/>
        <w:jc w:val="left"/>
      </w:pPr>
      <w:r>
        <w:rPr>
          <w:rFonts w:hint="eastAsia"/>
        </w:rPr>
        <w:lastRenderedPageBreak/>
        <w:t>Inc</w:t>
      </w:r>
      <w:r>
        <w:t xml:space="preserve">lude </w:t>
      </w:r>
      <w:r>
        <w:rPr>
          <w:rFonts w:hint="eastAsia"/>
        </w:rPr>
        <w:t>保护</w:t>
      </w:r>
    </w:p>
    <w:p w:rsidR="00BB2D60" w:rsidRDefault="00236A44">
      <w:pPr>
        <w:pStyle w:val="a6"/>
        <w:widowControl/>
        <w:numPr>
          <w:ilvl w:val="1"/>
          <w:numId w:val="1"/>
        </w:numPr>
        <w:ind w:firstLineChars="0"/>
        <w:jc w:val="left"/>
      </w:pPr>
      <w:r>
        <w:rPr>
          <w:rFonts w:hint="eastAsia"/>
        </w:rPr>
        <w:t>着色器功能</w:t>
      </w:r>
    </w:p>
    <w:p w:rsidR="00BB2D60" w:rsidRDefault="00236A44">
      <w:pPr>
        <w:widowControl/>
        <w:ind w:left="1110"/>
        <w:jc w:val="left"/>
      </w:pPr>
      <w:r>
        <w:rPr>
          <w:rFonts w:hint="eastAsia"/>
        </w:rPr>
        <w:t>我们是应该使用f</w:t>
      </w:r>
      <w:r>
        <w:t>loat</w:t>
      </w:r>
      <w:r>
        <w:rPr>
          <w:rFonts w:hint="eastAsia"/>
        </w:rPr>
        <w:t>还是ha</w:t>
      </w:r>
      <w:r>
        <w:t>lf</w:t>
      </w:r>
    </w:p>
    <w:p w:rsidR="00BB2D60" w:rsidRDefault="00236A44">
      <w:pPr>
        <w:pStyle w:val="a6"/>
        <w:widowControl/>
        <w:numPr>
          <w:ilvl w:val="1"/>
          <w:numId w:val="1"/>
        </w:numPr>
        <w:ind w:firstLineChars="0"/>
        <w:jc w:val="left"/>
      </w:pPr>
      <w:r>
        <w:rPr>
          <w:rFonts w:hint="eastAsia"/>
        </w:rPr>
        <w:t>空间转换</w:t>
      </w:r>
    </w:p>
    <w:p w:rsidR="00BB2D60" w:rsidRDefault="00236A44">
      <w:pPr>
        <w:pStyle w:val="a6"/>
        <w:widowControl/>
        <w:numPr>
          <w:ilvl w:val="1"/>
          <w:numId w:val="1"/>
        </w:numPr>
        <w:ind w:firstLineChars="0"/>
        <w:jc w:val="left"/>
      </w:pPr>
      <w:r>
        <w:rPr>
          <w:rFonts w:hint="eastAsia"/>
        </w:rPr>
        <w:t xml:space="preserve">核心库 </w:t>
      </w:r>
      <w:proofErr w:type="spellStart"/>
      <w:r>
        <w:rPr>
          <w:rFonts w:hint="eastAsia"/>
        </w:rPr>
        <w:t>C</w:t>
      </w:r>
      <w:r>
        <w:t>ommon.HLSL</w:t>
      </w:r>
      <w:proofErr w:type="spellEnd"/>
      <w:r>
        <w:t xml:space="preserve"> </w:t>
      </w:r>
      <w:proofErr w:type="spellStart"/>
      <w:r>
        <w:t>SpaceTransform.HLSL</w:t>
      </w:r>
      <w:proofErr w:type="spellEnd"/>
    </w:p>
    <w:p w:rsidR="00BB2D60" w:rsidRDefault="00236A44">
      <w:pPr>
        <w:pStyle w:val="a6"/>
        <w:widowControl/>
        <w:numPr>
          <w:ilvl w:val="1"/>
          <w:numId w:val="1"/>
        </w:numPr>
        <w:ind w:firstLineChars="0"/>
        <w:jc w:val="left"/>
      </w:pPr>
      <w:r>
        <w:rPr>
          <w:rFonts w:hint="eastAsia"/>
        </w:rPr>
        <w:t xml:space="preserve">颜色 </w:t>
      </w:r>
      <w:r>
        <w:t xml:space="preserve"> </w:t>
      </w:r>
    </w:p>
    <w:p w:rsidR="00BB2D60" w:rsidRDefault="00236A44">
      <w:pPr>
        <w:pStyle w:val="a6"/>
        <w:widowControl/>
        <w:ind w:left="1110" w:firstLineChars="0" w:firstLine="0"/>
        <w:jc w:val="left"/>
      </w:pPr>
      <w:r>
        <w:rPr>
          <w:rFonts w:hint="eastAsia"/>
        </w:rPr>
        <w:t>每一个材质球配置颜色_</w:t>
      </w:r>
      <w:proofErr w:type="spellStart"/>
      <w:r>
        <w:t>BaseColor</w:t>
      </w:r>
      <w:proofErr w:type="spellEnd"/>
    </w:p>
    <w:p w:rsidR="00BB2D60" w:rsidRDefault="00236A44">
      <w:pPr>
        <w:pStyle w:val="a6"/>
        <w:widowControl/>
        <w:numPr>
          <w:ilvl w:val="0"/>
          <w:numId w:val="1"/>
        </w:numPr>
        <w:ind w:firstLineChars="0"/>
        <w:jc w:val="left"/>
      </w:pPr>
      <w:r>
        <w:rPr>
          <w:rFonts w:hint="eastAsia"/>
        </w:rPr>
        <w:t>合批</w:t>
      </w:r>
    </w:p>
    <w:p w:rsidR="00BB2D60" w:rsidRDefault="00236A44">
      <w:pPr>
        <w:pStyle w:val="a6"/>
        <w:widowControl/>
        <w:numPr>
          <w:ilvl w:val="1"/>
          <w:numId w:val="1"/>
        </w:numPr>
        <w:ind w:firstLineChars="0"/>
        <w:jc w:val="left"/>
      </w:pPr>
      <w:r>
        <w:rPr>
          <w:rFonts w:hint="eastAsia"/>
        </w:rPr>
        <w:t>SRP</w:t>
      </w:r>
      <w:r>
        <w:t xml:space="preserve"> Batch</w:t>
      </w:r>
    </w:p>
    <w:p w:rsidR="00BB2D60" w:rsidRDefault="00236A44">
      <w:pPr>
        <w:widowControl/>
        <w:ind w:left="1110"/>
        <w:jc w:val="left"/>
        <w:rPr>
          <w:rFonts w:ascii="Arial" w:hAnsi="Arial" w:cs="Arial"/>
          <w:color w:val="2E3033"/>
          <w:szCs w:val="21"/>
          <w:shd w:val="clear" w:color="auto" w:fill="FFFFFF"/>
        </w:rPr>
      </w:pPr>
      <w:r>
        <w:t>SRP Batch</w:t>
      </w:r>
      <w:r>
        <w:rPr>
          <w:rFonts w:hint="eastAsia"/>
        </w:rPr>
        <w:t>并不会减少Dra</w:t>
      </w:r>
      <w:r>
        <w:t>w Call</w:t>
      </w:r>
      <w:r>
        <w:rPr>
          <w:rFonts w:hint="eastAsia"/>
        </w:rPr>
        <w:t>的数量而是</w:t>
      </w:r>
      <w:proofErr w:type="spellStart"/>
      <w:r>
        <w:rPr>
          <w:rFonts w:hint="eastAsia"/>
        </w:rPr>
        <w:t>S</w:t>
      </w:r>
      <w:r>
        <w:t>hader</w:t>
      </w:r>
      <w:proofErr w:type="spellEnd"/>
      <w:r>
        <w:rPr>
          <w:rFonts w:hint="eastAsia"/>
        </w:rPr>
        <w:t>更精简,缓存材质属性在GPU</w:t>
      </w:r>
      <w:r>
        <w:t xml:space="preserve"> </w:t>
      </w:r>
      <w:r>
        <w:rPr>
          <w:rFonts w:hint="eastAsia"/>
        </w:rPr>
        <w:t>并不必发送给每一个D</w:t>
      </w:r>
      <w:r>
        <w:t xml:space="preserve">raw </w:t>
      </w:r>
      <w:proofErr w:type="spellStart"/>
      <w:r>
        <w:t>Call</w:t>
      </w:r>
      <w:r>
        <w:rPr>
          <w:rFonts w:ascii="Arial" w:hAnsi="Arial" w:cs="Arial"/>
          <w:color w:val="2E3033"/>
          <w:szCs w:val="21"/>
          <w:shd w:val="clear" w:color="auto" w:fill="FFFFFF"/>
        </w:rPr>
        <w:t>SRP</w:t>
      </w:r>
      <w:proofErr w:type="spellEnd"/>
      <w:r>
        <w:rPr>
          <w:rFonts w:ascii="Arial" w:hAnsi="Arial" w:cs="Arial"/>
          <w:color w:val="2E3033"/>
          <w:szCs w:val="21"/>
          <w:shd w:val="clear" w:color="auto" w:fill="FFFFFF"/>
        </w:rPr>
        <w:t>批不是减少</w:t>
      </w:r>
      <w:r>
        <w:rPr>
          <w:rFonts w:ascii="Arial" w:hAnsi="Arial" w:cs="Arial"/>
          <w:color w:val="2E3033"/>
          <w:szCs w:val="21"/>
          <w:shd w:val="clear" w:color="auto" w:fill="FFFFFF"/>
        </w:rPr>
        <w:t>draw</w:t>
      </w:r>
      <w:r>
        <w:rPr>
          <w:rFonts w:ascii="Arial" w:hAnsi="Arial" w:cs="Arial"/>
          <w:color w:val="2E3033"/>
          <w:szCs w:val="21"/>
          <w:shd w:val="clear" w:color="auto" w:fill="FFFFFF"/>
        </w:rPr>
        <w:t>调用的数量，而是使它们更精简。它在</w:t>
      </w:r>
      <w:r>
        <w:rPr>
          <w:rFonts w:ascii="Arial" w:hAnsi="Arial" w:cs="Arial"/>
          <w:color w:val="2E3033"/>
          <w:szCs w:val="21"/>
          <w:shd w:val="clear" w:color="auto" w:fill="FFFFFF"/>
        </w:rPr>
        <w:t>GPU</w:t>
      </w:r>
      <w:r>
        <w:rPr>
          <w:rFonts w:ascii="Arial" w:hAnsi="Arial" w:cs="Arial"/>
          <w:color w:val="2E3033"/>
          <w:szCs w:val="21"/>
          <w:shd w:val="clear" w:color="auto" w:fill="FFFFFF"/>
        </w:rPr>
        <w:t>上缓存材质属性，所以它们不必在每次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调用时都被发送。这既减少了必须通信的数据量，也减少了</w:t>
      </w:r>
      <w:r>
        <w:rPr>
          <w:rFonts w:ascii="Arial" w:hAnsi="Arial" w:cs="Arial"/>
          <w:color w:val="2E3033"/>
          <w:szCs w:val="21"/>
          <w:shd w:val="clear" w:color="auto" w:fill="FFFFFF"/>
        </w:rPr>
        <w:t>CPU</w:t>
      </w:r>
      <w:r>
        <w:rPr>
          <w:rFonts w:ascii="Arial" w:hAnsi="Arial" w:cs="Arial"/>
          <w:color w:val="2E3033"/>
          <w:szCs w:val="21"/>
          <w:shd w:val="clear" w:color="auto" w:fill="FFFFFF"/>
        </w:rPr>
        <w:t>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调用中必须做的工作。但这只有在着色器遵循统一数据的严格结构时才有效。</w:t>
      </w:r>
    </w:p>
    <w:p w:rsidR="00BB2D60" w:rsidRDefault="00236A44">
      <w:pPr>
        <w:widowControl/>
        <w:ind w:left="1110"/>
        <w:jc w:val="left"/>
        <w:rPr>
          <w:rFonts w:ascii="Arial" w:hAnsi="Arial" w:cs="Arial"/>
          <w:color w:val="2E3033"/>
          <w:szCs w:val="21"/>
          <w:shd w:val="clear" w:color="auto" w:fill="FFFFFF"/>
        </w:rPr>
      </w:pPr>
      <w:r>
        <w:rPr>
          <w:rFonts w:hint="eastAsia"/>
        </w:rPr>
        <w:t>开启之前</w:t>
      </w:r>
    </w:p>
    <w:p w:rsidR="00BB2D60" w:rsidRDefault="00236A44">
      <w:pPr>
        <w:widowControl/>
        <w:ind w:left="1110"/>
        <w:jc w:val="left"/>
      </w:pPr>
      <w:r>
        <w:rPr>
          <w:noProof/>
        </w:rPr>
        <w:drawing>
          <wp:inline distT="0" distB="0" distL="0" distR="0">
            <wp:extent cx="5274310" cy="2940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940050"/>
                    </a:xfrm>
                    <a:prstGeom prst="rect">
                      <a:avLst/>
                    </a:prstGeom>
                  </pic:spPr>
                </pic:pic>
              </a:graphicData>
            </a:graphic>
          </wp:inline>
        </w:drawing>
      </w:r>
    </w:p>
    <w:p w:rsidR="00BB2D60" w:rsidRDefault="00236A44">
      <w:pPr>
        <w:widowControl/>
        <w:ind w:left="735"/>
        <w:jc w:val="left"/>
      </w:pPr>
      <w:r>
        <w:rPr>
          <w:rFonts w:hint="eastAsia"/>
        </w:rPr>
        <w:t>开启之后</w:t>
      </w:r>
    </w:p>
    <w:p w:rsidR="00BB2D60" w:rsidRDefault="00236A44">
      <w:pPr>
        <w:widowControl/>
        <w:ind w:left="735"/>
        <w:jc w:val="left"/>
      </w:pPr>
      <w:r>
        <w:rPr>
          <w:noProof/>
        </w:rPr>
        <w:lastRenderedPageBreak/>
        <w:drawing>
          <wp:inline distT="0" distB="0" distL="0" distR="0">
            <wp:extent cx="5274310" cy="32696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3269615"/>
                    </a:xfrm>
                    <a:prstGeom prst="rect">
                      <a:avLst/>
                    </a:prstGeom>
                  </pic:spPr>
                </pic:pic>
              </a:graphicData>
            </a:graphic>
          </wp:inline>
        </w:drawing>
      </w:r>
    </w:p>
    <w:p w:rsidR="00BB2D60" w:rsidRDefault="00236A44">
      <w:pPr>
        <w:pStyle w:val="a6"/>
        <w:widowControl/>
        <w:numPr>
          <w:ilvl w:val="0"/>
          <w:numId w:val="1"/>
        </w:numPr>
        <w:ind w:firstLineChars="0"/>
        <w:jc w:val="left"/>
      </w:pPr>
      <w:r>
        <w:rPr>
          <w:rFonts w:hint="eastAsia"/>
        </w:rPr>
        <w:t>S</w:t>
      </w:r>
      <w:r>
        <w:t xml:space="preserve">ave by </w:t>
      </w:r>
      <w:r>
        <w:rPr>
          <w:rFonts w:hint="eastAsia"/>
        </w:rPr>
        <w:t>ba</w:t>
      </w:r>
      <w:r>
        <w:t>tching   Set Pass Call</w:t>
      </w:r>
      <w:r>
        <w:rPr>
          <w:rFonts w:hint="eastAsia"/>
        </w:rPr>
        <w:t>减少到2的数量</w:t>
      </w:r>
    </w:p>
    <w:p w:rsidR="00BB2D60" w:rsidRDefault="00236A44">
      <w:pPr>
        <w:pStyle w:val="a6"/>
        <w:widowControl/>
        <w:numPr>
          <w:ilvl w:val="1"/>
          <w:numId w:val="2"/>
        </w:numPr>
        <w:ind w:firstLineChars="0"/>
        <w:jc w:val="left"/>
      </w:pPr>
      <w:r>
        <w:rPr>
          <w:rFonts w:hint="eastAsia"/>
        </w:rPr>
        <w:t>许多颜色</w:t>
      </w:r>
    </w:p>
    <w:p w:rsidR="00BB2D60" w:rsidRDefault="00236A44">
      <w:pPr>
        <w:pStyle w:val="a6"/>
        <w:widowControl/>
        <w:ind w:left="735" w:firstLineChars="0" w:firstLine="0"/>
        <w:jc w:val="left"/>
      </w:pPr>
      <w:r>
        <w:t>Unity</w:t>
      </w:r>
      <w:r>
        <w:rPr>
          <w:rFonts w:hint="eastAsia"/>
        </w:rPr>
        <w:t>简单得会把相同变体得</w:t>
      </w:r>
      <w:proofErr w:type="spellStart"/>
      <w:r>
        <w:rPr>
          <w:rFonts w:hint="eastAsia"/>
        </w:rPr>
        <w:t>S</w:t>
      </w:r>
      <w:r>
        <w:t>hader</w:t>
      </w:r>
      <w:proofErr w:type="spellEnd"/>
      <w:r>
        <w:rPr>
          <w:rFonts w:hint="eastAsia"/>
        </w:rPr>
        <w:t>进行合批。</w:t>
      </w:r>
      <w:proofErr w:type="spellStart"/>
      <w:r>
        <w:rPr>
          <w:rFonts w:hint="eastAsia"/>
        </w:rPr>
        <w:t>On</w:t>
      </w:r>
      <w:r>
        <w:t>Validate</w:t>
      </w:r>
      <w:proofErr w:type="spellEnd"/>
      <w:r>
        <w:t>()</w:t>
      </w:r>
      <w:r>
        <w:rPr>
          <w:rFonts w:hint="eastAsia"/>
        </w:rPr>
        <w:t>当组件被加载和改变得时候进行触发</w:t>
      </w:r>
      <w:r>
        <w:t>,</w:t>
      </w:r>
      <w:r>
        <w:rPr>
          <w:rFonts w:hint="eastAsia"/>
        </w:rPr>
        <w:t>SRP</w:t>
      </w:r>
      <w:r>
        <w:t xml:space="preserve"> </w:t>
      </w:r>
      <w:r>
        <w:rPr>
          <w:rFonts w:hint="eastAsia"/>
        </w:rPr>
        <w:t>Batch并不能处理逐物体得材质属性</w:t>
      </w:r>
    </w:p>
    <w:p w:rsidR="00BB2D60" w:rsidRDefault="00236A44">
      <w:pPr>
        <w:pStyle w:val="a6"/>
        <w:widowControl/>
        <w:numPr>
          <w:ilvl w:val="1"/>
          <w:numId w:val="2"/>
        </w:numPr>
        <w:ind w:firstLineChars="0"/>
        <w:jc w:val="left"/>
      </w:pPr>
      <w:r>
        <w:rPr>
          <w:rFonts w:hint="eastAsia"/>
        </w:rPr>
        <w:t>GPU</w:t>
      </w:r>
      <w:r>
        <w:t xml:space="preserve"> </w:t>
      </w:r>
      <w:r>
        <w:rPr>
          <w:rFonts w:hint="eastAsia"/>
        </w:rPr>
        <w:t>In</w:t>
      </w:r>
      <w:r>
        <w:t>stancing</w:t>
      </w:r>
    </w:p>
    <w:p w:rsidR="00BB2D60" w:rsidRDefault="00236A44">
      <w:pPr>
        <w:pStyle w:val="a6"/>
        <w:widowControl/>
        <w:ind w:left="735" w:firstLineChars="0" w:firstLine="0"/>
        <w:jc w:val="left"/>
      </w:pPr>
      <w:r>
        <w:rPr>
          <w:rFonts w:ascii="新宋体" w:eastAsia="新宋体" w:cs="新宋体"/>
          <w:color w:val="8B008B"/>
          <w:kern w:val="0"/>
          <w:sz w:val="19"/>
          <w:szCs w:val="19"/>
        </w:rPr>
        <w:t>#include "Packages/com.unity.renderpipelines.core/ShaderLibrary/UnityInstancing.hlsl"</w:t>
      </w:r>
      <w:r>
        <w:t xml:space="preserve"> </w:t>
      </w:r>
    </w:p>
    <w:p w:rsidR="00BB2D60" w:rsidRDefault="00236A44">
      <w:pPr>
        <w:pStyle w:val="a6"/>
        <w:widowControl/>
        <w:ind w:left="735" w:firstLineChars="0" w:firstLine="0"/>
        <w:jc w:val="left"/>
      </w:pPr>
      <w:r>
        <w:t>Instancing Buffer</w:t>
      </w:r>
    </w:p>
    <w:p w:rsidR="00BB2D60" w:rsidRDefault="00236A44">
      <w:pPr>
        <w:pStyle w:val="a6"/>
        <w:widowControl/>
        <w:ind w:left="735" w:firstLineChars="0" w:firstLine="0"/>
        <w:jc w:val="left"/>
      </w:pPr>
      <w:r>
        <w:t xml:space="preserve">GPU Instancing </w:t>
      </w:r>
      <w:r>
        <w:rPr>
          <w:rFonts w:hint="eastAsia"/>
        </w:rPr>
        <w:t xml:space="preserve">必须使用相同的材质 </w:t>
      </w:r>
      <w:r>
        <w:t xml:space="preserve"> </w:t>
      </w:r>
      <w:r>
        <w:rPr>
          <w:rFonts w:hint="eastAsia"/>
        </w:rPr>
        <w:t>SRP</w:t>
      </w:r>
      <w:r>
        <w:t xml:space="preserve"> Batch</w:t>
      </w:r>
      <w:r>
        <w:rPr>
          <w:rFonts w:hint="eastAsia"/>
        </w:rPr>
        <w:t>是使用相同的</w:t>
      </w:r>
      <w:proofErr w:type="spellStart"/>
      <w:r>
        <w:rPr>
          <w:rFonts w:hint="eastAsia"/>
        </w:rPr>
        <w:t>S</w:t>
      </w:r>
      <w:r>
        <w:t>hader</w:t>
      </w:r>
      <w:proofErr w:type="spellEnd"/>
      <w:r>
        <w:rPr>
          <w:rFonts w:hint="eastAsia"/>
        </w:rPr>
        <w:t>变体 材质属性单独改变,批处理大小是会有限制的。</w:t>
      </w:r>
    </w:p>
    <w:p w:rsidR="00BB2D60" w:rsidRDefault="00236A44">
      <w:pPr>
        <w:pStyle w:val="a6"/>
        <w:widowControl/>
        <w:numPr>
          <w:ilvl w:val="1"/>
          <w:numId w:val="2"/>
        </w:numPr>
        <w:ind w:firstLineChars="0"/>
        <w:jc w:val="left"/>
      </w:pPr>
      <w:r>
        <w:rPr>
          <w:rFonts w:hint="eastAsia"/>
        </w:rPr>
        <w:t>画许多实例化网格</w:t>
      </w:r>
    </w:p>
    <w:p w:rsidR="00BB2D60" w:rsidRDefault="00236A44">
      <w:pPr>
        <w:pStyle w:val="a6"/>
        <w:widowControl/>
        <w:ind w:left="735" w:firstLineChars="0" w:firstLine="0"/>
        <w:jc w:val="left"/>
      </w:pPr>
      <w:r>
        <w:rPr>
          <w:rFonts w:hint="eastAsia"/>
        </w:rPr>
        <w:t>使用In</w:t>
      </w:r>
      <w:r>
        <w:t xml:space="preserve">stancing </w:t>
      </w:r>
      <w:r>
        <w:rPr>
          <w:rFonts w:hint="eastAsia"/>
        </w:rPr>
        <w:t>API的时候 必须材质开启E</w:t>
      </w:r>
      <w:r>
        <w:t xml:space="preserve">nable GPU Instancing </w:t>
      </w:r>
      <w:r>
        <w:rPr>
          <w:rFonts w:hint="eastAsia"/>
        </w:rPr>
        <w:t>多少Dra</w:t>
      </w:r>
      <w:r>
        <w:t xml:space="preserve">w </w:t>
      </w:r>
      <w:r>
        <w:rPr>
          <w:rFonts w:hint="eastAsia"/>
        </w:rPr>
        <w:t>Ca</w:t>
      </w:r>
      <w:r>
        <w:t>ll</w:t>
      </w:r>
      <w:r>
        <w:rPr>
          <w:rFonts w:hint="eastAsia"/>
        </w:rPr>
        <w:t>是取决与平台的,每个Draw对应的最大Buf</w:t>
      </w:r>
      <w:r>
        <w:t>fer</w:t>
      </w:r>
      <w:r>
        <w:rPr>
          <w:rFonts w:hint="eastAsia"/>
        </w:rPr>
        <w:t>是不同的。</w:t>
      </w:r>
    </w:p>
    <w:p w:rsidR="00BB2D60" w:rsidRDefault="00236A44">
      <w:pPr>
        <w:pStyle w:val="a6"/>
        <w:widowControl/>
        <w:numPr>
          <w:ilvl w:val="1"/>
          <w:numId w:val="2"/>
        </w:numPr>
        <w:ind w:firstLineChars="0"/>
        <w:jc w:val="left"/>
      </w:pPr>
      <w:r>
        <w:rPr>
          <w:rFonts w:hint="eastAsia"/>
        </w:rPr>
        <w:t>动态合批</w:t>
      </w:r>
    </w:p>
    <w:p w:rsidR="00BB2D60" w:rsidRDefault="00236A44">
      <w:pPr>
        <w:pStyle w:val="a6"/>
        <w:widowControl/>
        <w:ind w:left="735" w:firstLineChars="0" w:firstLine="0"/>
        <w:jc w:val="left"/>
      </w:pPr>
      <w:r>
        <w:rPr>
          <w:rFonts w:hint="eastAsia"/>
        </w:rPr>
        <w:t>会有顶点限制和物体尺寸限制 静态合批需要标记和会增大内存</w:t>
      </w:r>
    </w:p>
    <w:p w:rsidR="00BB2D60" w:rsidRDefault="00236A44">
      <w:pPr>
        <w:pStyle w:val="a6"/>
        <w:widowControl/>
        <w:numPr>
          <w:ilvl w:val="1"/>
          <w:numId w:val="2"/>
        </w:numPr>
        <w:ind w:firstLineChars="0"/>
        <w:jc w:val="left"/>
      </w:pPr>
      <w:r>
        <w:rPr>
          <w:rFonts w:hint="eastAsia"/>
        </w:rPr>
        <w:t>配置合批</w:t>
      </w:r>
    </w:p>
    <w:p w:rsidR="00BB2D60" w:rsidRDefault="00236A44">
      <w:pPr>
        <w:pStyle w:val="a6"/>
        <w:widowControl/>
        <w:numPr>
          <w:ilvl w:val="0"/>
          <w:numId w:val="2"/>
        </w:numPr>
        <w:ind w:firstLineChars="0"/>
        <w:jc w:val="left"/>
      </w:pPr>
      <w:r>
        <w:rPr>
          <w:rFonts w:hint="eastAsia"/>
        </w:rPr>
        <w:t>半透明</w:t>
      </w:r>
    </w:p>
    <w:p w:rsidR="00BB2D60" w:rsidRDefault="00236A44">
      <w:pPr>
        <w:pStyle w:val="a6"/>
        <w:widowControl/>
        <w:ind w:left="360" w:firstLineChars="0" w:firstLine="0"/>
        <w:jc w:val="left"/>
      </w:pPr>
      <w:r>
        <w:rPr>
          <w:rFonts w:hint="eastAsia"/>
        </w:rPr>
        <w:t>3.1混合方式</w:t>
      </w:r>
    </w:p>
    <w:p w:rsidR="00BB2D60" w:rsidRDefault="00236A44">
      <w:pPr>
        <w:pStyle w:val="a6"/>
        <w:widowControl/>
        <w:ind w:left="360" w:firstLineChars="0" w:firstLine="0"/>
        <w:jc w:val="left"/>
      </w:pPr>
      <w:r>
        <w:rPr>
          <w:rFonts w:hint="eastAsia"/>
        </w:rPr>
        <w:t xml:space="preserve"> </w:t>
      </w:r>
      <w:r>
        <w:t xml:space="preserve">  </w:t>
      </w:r>
      <w:proofErr w:type="spellStart"/>
      <w:r>
        <w:rPr>
          <w:rFonts w:hint="eastAsia"/>
        </w:rPr>
        <w:t>S</w:t>
      </w:r>
      <w:r>
        <w:t>rc</w:t>
      </w:r>
      <w:proofErr w:type="spellEnd"/>
      <w:r>
        <w:t xml:space="preserve"> Alpha </w:t>
      </w:r>
      <w:r>
        <w:rPr>
          <w:rFonts w:hint="eastAsia"/>
        </w:rPr>
        <w:t>是要画的图像</w:t>
      </w:r>
    </w:p>
    <w:p w:rsidR="00BB2D60" w:rsidRDefault="00236A44">
      <w:pPr>
        <w:pStyle w:val="a6"/>
        <w:widowControl/>
        <w:numPr>
          <w:ilvl w:val="1"/>
          <w:numId w:val="2"/>
        </w:numPr>
        <w:ind w:firstLineChars="0"/>
        <w:jc w:val="left"/>
      </w:pPr>
      <w:r>
        <w:rPr>
          <w:rFonts w:hint="eastAsia"/>
        </w:rPr>
        <w:t>不写入深度</w:t>
      </w:r>
    </w:p>
    <w:p w:rsidR="00BB2D60" w:rsidRDefault="00236A44">
      <w:pPr>
        <w:pStyle w:val="a6"/>
        <w:widowControl/>
        <w:numPr>
          <w:ilvl w:val="1"/>
          <w:numId w:val="2"/>
        </w:numPr>
        <w:ind w:firstLineChars="0"/>
        <w:jc w:val="left"/>
      </w:pPr>
      <w:r>
        <w:rPr>
          <w:rFonts w:hint="eastAsia"/>
        </w:rPr>
        <w:t>Alpha纹理</w:t>
      </w:r>
    </w:p>
    <w:p w:rsidR="00BB2D60" w:rsidRDefault="00236A44">
      <w:pPr>
        <w:pStyle w:val="a6"/>
        <w:widowControl/>
        <w:numPr>
          <w:ilvl w:val="1"/>
          <w:numId w:val="2"/>
        </w:numPr>
        <w:ind w:firstLineChars="0"/>
        <w:jc w:val="left"/>
      </w:pPr>
      <w:r>
        <w:rPr>
          <w:rFonts w:hint="eastAsia"/>
        </w:rPr>
        <w:t>A</w:t>
      </w:r>
      <w:r>
        <w:t xml:space="preserve">lpha </w:t>
      </w:r>
      <w:r>
        <w:rPr>
          <w:rFonts w:hint="eastAsia"/>
        </w:rPr>
        <w:t>裁剪</w:t>
      </w:r>
    </w:p>
    <w:p w:rsidR="00BB2D60" w:rsidRDefault="00236A44">
      <w:pPr>
        <w:widowControl/>
        <w:ind w:left="735"/>
        <w:jc w:val="left"/>
      </w:pPr>
      <w:r>
        <w:rPr>
          <w:rFonts w:hint="eastAsia"/>
        </w:rPr>
        <w:t>0或者更小的值 片段会被裁剪掉</w:t>
      </w:r>
    </w:p>
    <w:p w:rsidR="00BB2D60" w:rsidRDefault="00236A44">
      <w:pPr>
        <w:widowControl/>
        <w:ind w:left="735"/>
        <w:jc w:val="left"/>
      </w:pPr>
      <w:r>
        <w:rPr>
          <w:rFonts w:hint="eastAsia"/>
        </w:rPr>
        <w:t>Alpha</w:t>
      </w:r>
      <w:r>
        <w:t xml:space="preserve"> Test </w:t>
      </w:r>
      <w:r>
        <w:rPr>
          <w:rFonts w:hint="eastAsia"/>
        </w:rPr>
        <w:t>2450</w:t>
      </w:r>
      <w:r>
        <w:t xml:space="preserve"> </w:t>
      </w:r>
      <w:r>
        <w:rPr>
          <w:rFonts w:hint="eastAsia"/>
        </w:rPr>
        <w:t>在不透明渲染之后进行渲染,丢弃片段让GPU</w:t>
      </w:r>
      <w:r>
        <w:t xml:space="preserve"> </w:t>
      </w:r>
      <w:r>
        <w:rPr>
          <w:rFonts w:hint="eastAsia"/>
        </w:rPr>
        <w:t>优化变得不可能,</w:t>
      </w:r>
    </w:p>
    <w:p w:rsidR="00BB2D60" w:rsidRDefault="00236A44">
      <w:pPr>
        <w:widowControl/>
        <w:jc w:val="left"/>
      </w:pPr>
      <w:r>
        <w:t xml:space="preserve">   3.5 </w:t>
      </w:r>
      <w:proofErr w:type="spellStart"/>
      <w:r>
        <w:t>Shader</w:t>
      </w:r>
      <w:proofErr w:type="spellEnd"/>
      <w:r>
        <w:t xml:space="preserve"> </w:t>
      </w:r>
      <w:r>
        <w:rPr>
          <w:rFonts w:hint="eastAsia"/>
        </w:rPr>
        <w:t>特征</w:t>
      </w:r>
    </w:p>
    <w:p w:rsidR="00BB2D60" w:rsidRDefault="00236A44">
      <w:pPr>
        <w:rPr>
          <w:rFonts w:ascii="Courier" w:hAnsi="Courier"/>
          <w:b/>
          <w:bCs/>
          <w:color w:val="AA616A"/>
          <w:sz w:val="20"/>
          <w:szCs w:val="20"/>
          <w:shd w:val="clear" w:color="auto" w:fill="FAFAFA"/>
        </w:rPr>
      </w:pPr>
      <w:r>
        <w:rPr>
          <w:rFonts w:hint="eastAsia"/>
        </w:rPr>
        <w:t xml:space="preserve"> </w:t>
      </w:r>
      <w:r>
        <w:t xml:space="preserve">     </w:t>
      </w:r>
      <w:proofErr w:type="spellStart"/>
      <w:r>
        <w:rPr>
          <w:rFonts w:ascii="Courier" w:hAnsi="Courier"/>
          <w:b/>
          <w:bCs/>
          <w:color w:val="AA616A"/>
          <w:sz w:val="20"/>
          <w:szCs w:val="20"/>
          <w:shd w:val="clear" w:color="auto" w:fill="FAFAFA"/>
        </w:rPr>
        <w:t>shader_feature</w:t>
      </w:r>
      <w:proofErr w:type="spellEnd"/>
      <w:r>
        <w:rPr>
          <w:rFonts w:ascii="Courier" w:hAnsi="Courier"/>
          <w:b/>
          <w:bCs/>
          <w:color w:val="AA616A"/>
          <w:sz w:val="20"/>
          <w:szCs w:val="20"/>
          <w:shd w:val="clear" w:color="auto" w:fill="FAFAFA"/>
        </w:rPr>
        <w:t xml:space="preserve"> </w:t>
      </w:r>
      <w:r>
        <w:rPr>
          <w:rFonts w:ascii="Courier" w:hAnsi="Courier" w:hint="eastAsia"/>
          <w:b/>
          <w:bCs/>
          <w:color w:val="AA616A"/>
          <w:sz w:val="20"/>
          <w:szCs w:val="20"/>
          <w:shd w:val="clear" w:color="auto" w:fill="FAFAFA"/>
        </w:rPr>
        <w:t>根据配置勾选材质生成变体</w:t>
      </w:r>
      <w:r>
        <w:rPr>
          <w:rFonts w:ascii="Courier" w:hAnsi="Courier" w:hint="eastAsia"/>
          <w:b/>
          <w:bCs/>
          <w:color w:val="AA616A"/>
          <w:sz w:val="20"/>
          <w:szCs w:val="20"/>
          <w:shd w:val="clear" w:color="auto" w:fill="FAFAFA"/>
        </w:rPr>
        <w:t xml:space="preserve"> Mu</w:t>
      </w:r>
      <w:r>
        <w:rPr>
          <w:rFonts w:ascii="Courier" w:hAnsi="Courier"/>
          <w:b/>
          <w:bCs/>
          <w:color w:val="AA616A"/>
          <w:sz w:val="20"/>
          <w:szCs w:val="20"/>
          <w:shd w:val="clear" w:color="auto" w:fill="FAFAFA"/>
        </w:rPr>
        <w:t>lti</w:t>
      </w:r>
      <w:r>
        <w:rPr>
          <w:rFonts w:ascii="Courier" w:hAnsi="Courier" w:hint="eastAsia"/>
          <w:b/>
          <w:bCs/>
          <w:color w:val="AA616A"/>
          <w:sz w:val="20"/>
          <w:szCs w:val="20"/>
          <w:shd w:val="clear" w:color="auto" w:fill="FAFAFA"/>
        </w:rPr>
        <w:t>都生成</w:t>
      </w:r>
    </w:p>
    <w:p w:rsidR="00BB2D60" w:rsidRDefault="00236A44">
      <w:pPr>
        <w:ind w:left="375"/>
        <w:rPr>
          <w:shd w:val="clear" w:color="auto" w:fill="FAFAFA"/>
        </w:rPr>
      </w:pPr>
      <w:r>
        <w:rPr>
          <w:rFonts w:hint="eastAsia"/>
          <w:highlight w:val="lightGray"/>
        </w:rPr>
        <w:t>3.6</w:t>
      </w:r>
      <w:r>
        <w:rPr>
          <w:rFonts w:hint="eastAsia"/>
          <w:shd w:val="clear" w:color="auto" w:fill="FAFAFA"/>
        </w:rPr>
        <w:t>C</w:t>
      </w:r>
      <w:r>
        <w:rPr>
          <w:shd w:val="clear" w:color="auto" w:fill="FAFAFA"/>
        </w:rPr>
        <w:t xml:space="preserve">utoff </w:t>
      </w:r>
      <w:r>
        <w:rPr>
          <w:rFonts w:hint="eastAsia"/>
          <w:shd w:val="clear" w:color="auto" w:fill="FAFAFA"/>
        </w:rPr>
        <w:t>每一个物体</w:t>
      </w:r>
    </w:p>
    <w:p w:rsidR="00BB2D60" w:rsidRDefault="00236A44">
      <w:pPr>
        <w:pStyle w:val="a6"/>
        <w:ind w:left="735" w:firstLineChars="0" w:firstLine="0"/>
      </w:pPr>
      <w:r>
        <w:rPr>
          <w:rFonts w:hint="eastAsia"/>
        </w:rPr>
        <w:lastRenderedPageBreak/>
        <w:t>3.7生成更多的A</w:t>
      </w:r>
      <w:r>
        <w:t>lpha Test</w:t>
      </w:r>
      <w:r>
        <w:rPr>
          <w:rFonts w:hint="eastAsia"/>
        </w:rPr>
        <w:t>物体</w:t>
      </w:r>
    </w:p>
    <w:p w:rsidR="00BB2D60" w:rsidRDefault="00236A44">
      <w:pPr>
        <w:pStyle w:val="a6"/>
        <w:ind w:left="735" w:firstLineChars="0" w:firstLine="0"/>
      </w:pPr>
      <w:r>
        <w:rPr>
          <w:rFonts w:hint="eastAsia"/>
        </w:rPr>
        <w:t>第三课时 方向光</w:t>
      </w:r>
    </w:p>
    <w:p w:rsidR="00BB2D60" w:rsidRDefault="00236A44">
      <w:pPr>
        <w:widowControl/>
        <w:jc w:val="left"/>
      </w:pPr>
      <w:r>
        <w:t xml:space="preserve">           </w:t>
      </w:r>
      <w:r>
        <w:rPr>
          <w:rFonts w:hint="eastAsia"/>
        </w:rPr>
        <w:t>用法向量计算光照</w:t>
      </w:r>
    </w:p>
    <w:p w:rsidR="00BB2D60" w:rsidRDefault="00236A44">
      <w:pPr>
        <w:widowControl/>
        <w:jc w:val="left"/>
      </w:pPr>
      <w:r>
        <w:rPr>
          <w:rFonts w:hint="eastAsia"/>
        </w:rPr>
        <w:t xml:space="preserve"> </w:t>
      </w:r>
      <w:r>
        <w:t xml:space="preserve">          </w:t>
      </w:r>
      <w:r>
        <w:rPr>
          <w:rFonts w:hint="eastAsia"/>
        </w:rPr>
        <w:t>支持4盏方向光</w:t>
      </w:r>
    </w:p>
    <w:p w:rsidR="00BB2D60" w:rsidRDefault="00236A44">
      <w:pPr>
        <w:widowControl/>
        <w:jc w:val="left"/>
      </w:pPr>
      <w:r>
        <w:rPr>
          <w:rFonts w:hint="eastAsia"/>
        </w:rPr>
        <w:t xml:space="preserve"> </w:t>
      </w:r>
      <w:r>
        <w:t xml:space="preserve">          </w:t>
      </w:r>
      <w:r>
        <w:rPr>
          <w:rFonts w:hint="eastAsia"/>
        </w:rPr>
        <w:t>应用BRDF</w:t>
      </w:r>
    </w:p>
    <w:p w:rsidR="00BB2D60" w:rsidRDefault="00236A44">
      <w:pPr>
        <w:widowControl/>
        <w:jc w:val="left"/>
      </w:pPr>
      <w:r>
        <w:t xml:space="preserve">           </w:t>
      </w:r>
      <w:r>
        <w:rPr>
          <w:rFonts w:hint="eastAsia"/>
        </w:rPr>
        <w:t>制作点光源的半透明材质</w:t>
      </w:r>
    </w:p>
    <w:p w:rsidR="00BB2D60" w:rsidRDefault="00236A44">
      <w:pPr>
        <w:widowControl/>
        <w:jc w:val="left"/>
      </w:pPr>
      <w:r>
        <w:rPr>
          <w:rFonts w:hint="eastAsia"/>
        </w:rPr>
        <w:t>‘</w:t>
      </w:r>
      <w:r>
        <w:t xml:space="preserve">          </w:t>
      </w:r>
      <w:r>
        <w:rPr>
          <w:rFonts w:hint="eastAsia"/>
        </w:rPr>
        <w:t>创建自定义GUI</w:t>
      </w:r>
      <w:r>
        <w:t xml:space="preserve"> </w:t>
      </w:r>
      <w:r>
        <w:rPr>
          <w:rFonts w:hint="eastAsia"/>
        </w:rPr>
        <w:t>预先设置</w:t>
      </w:r>
    </w:p>
    <w:p w:rsidR="00BB2D60" w:rsidRDefault="00236A44">
      <w:pPr>
        <w:widowControl/>
        <w:jc w:val="left"/>
      </w:pPr>
      <w:r>
        <w:t xml:space="preserve">       </w:t>
      </w:r>
      <w:r>
        <w:rPr>
          <w:rFonts w:hint="eastAsia"/>
        </w:rPr>
        <w:t>1</w:t>
      </w:r>
      <w:r>
        <w:t xml:space="preserve"> </w:t>
      </w:r>
      <w:r>
        <w:rPr>
          <w:rFonts w:hint="eastAsia"/>
        </w:rPr>
        <w:t>灯光</w:t>
      </w:r>
    </w:p>
    <w:p w:rsidR="00BB2D60" w:rsidRDefault="00236A44">
      <w:pPr>
        <w:widowControl/>
        <w:jc w:val="left"/>
      </w:pPr>
      <w:r>
        <w:rPr>
          <w:rFonts w:hint="eastAsia"/>
        </w:rPr>
        <w:t xml:space="preserve"> </w:t>
      </w:r>
      <w:r>
        <w:t xml:space="preserve">        </w:t>
      </w:r>
      <w:r>
        <w:rPr>
          <w:rFonts w:hint="eastAsia"/>
        </w:rPr>
        <w:t>模拟灯光和物体表面相交</w:t>
      </w:r>
    </w:p>
    <w:p w:rsidR="00BB2D60" w:rsidRDefault="00236A44">
      <w:pPr>
        <w:pStyle w:val="a6"/>
        <w:widowControl/>
        <w:numPr>
          <w:ilvl w:val="1"/>
          <w:numId w:val="3"/>
        </w:numPr>
        <w:ind w:firstLineChars="0"/>
        <w:jc w:val="left"/>
      </w:pPr>
      <w:r>
        <w:rPr>
          <w:rFonts w:hint="eastAsia"/>
        </w:rPr>
        <w:t>灯光</w:t>
      </w:r>
      <w:proofErr w:type="spellStart"/>
      <w:r>
        <w:rPr>
          <w:rFonts w:hint="eastAsia"/>
        </w:rPr>
        <w:t>S</w:t>
      </w:r>
      <w:r>
        <w:t>hader</w:t>
      </w:r>
      <w:proofErr w:type="spellEnd"/>
    </w:p>
    <w:p w:rsidR="00BB2D60" w:rsidRDefault="00236A44">
      <w:pPr>
        <w:pStyle w:val="a6"/>
        <w:widowControl/>
        <w:numPr>
          <w:ilvl w:val="1"/>
          <w:numId w:val="3"/>
        </w:numPr>
        <w:ind w:firstLineChars="0"/>
        <w:jc w:val="left"/>
      </w:pPr>
      <w:r>
        <w:rPr>
          <w:rFonts w:hint="eastAsia"/>
        </w:rPr>
        <w:t>法线向量</w:t>
      </w:r>
    </w:p>
    <w:p w:rsidR="00BB2D60" w:rsidRDefault="00236A44">
      <w:pPr>
        <w:pStyle w:val="a6"/>
        <w:widowControl/>
        <w:ind w:left="1110" w:firstLineChars="0" w:firstLine="0"/>
        <w:jc w:val="left"/>
      </w:pPr>
      <w:r>
        <w:rPr>
          <w:rFonts w:hint="eastAsia"/>
        </w:rPr>
        <w:t xml:space="preserve">世界空间法线向量,取决与灯光和表面的角度 </w:t>
      </w:r>
      <w:r>
        <w:t xml:space="preserve"> </w:t>
      </w:r>
      <w:r>
        <w:rPr>
          <w:rFonts w:hint="eastAsia"/>
        </w:rPr>
        <w:t>表面法线</w:t>
      </w:r>
    </w:p>
    <w:p w:rsidR="00BB2D60" w:rsidRDefault="00236A44">
      <w:r>
        <w:rPr>
          <w:noProof/>
        </w:rPr>
        <w:drawing>
          <wp:inline distT="0" distB="0" distL="0" distR="0">
            <wp:extent cx="2048510" cy="949960"/>
            <wp:effectExtent l="0" t="0" r="8890" b="2540"/>
            <wp:docPr id="6" name="图片 6" descr="https://img-blog.csdn.net/2017062311260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6231126061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48510" cy="949960"/>
                    </a:xfrm>
                    <a:prstGeom prst="rect">
                      <a:avLst/>
                    </a:prstGeom>
                    <a:noFill/>
                    <a:ln>
                      <a:noFill/>
                    </a:ln>
                  </pic:spPr>
                </pic:pic>
              </a:graphicData>
            </a:graphic>
          </wp:inline>
        </w:drawing>
      </w:r>
    </w:p>
    <w:p w:rsidR="00BB2D60" w:rsidRDefault="00236A44">
      <w:r>
        <w:t>如果三个缩放系数k都相等，我们称为统一缩放，否则是非统一缩放，因为非统一缩放会拉伸或挤压模型，所以会改变与模型相关的角度和比例，这在法线变换时很重要，如果非统一变换，直接使用变换顶点的变换矩阵就会出错</w:t>
      </w:r>
    </w:p>
    <w:p w:rsidR="00BB2D60" w:rsidRDefault="00236A44">
      <w:r>
        <w:rPr>
          <w:rFonts w:hint="eastAsia"/>
        </w:rPr>
        <w:t xml:space="preserve"> </w:t>
      </w:r>
      <w:r>
        <w:t xml:space="preserve"> </w:t>
      </w:r>
      <w:r>
        <w:rPr>
          <w:rFonts w:hint="eastAsia"/>
        </w:rPr>
        <w:t>1.3内插法线</w:t>
      </w:r>
    </w:p>
    <w:p w:rsidR="00BB2D60" w:rsidRDefault="00236A44">
      <w:r>
        <w:rPr>
          <w:rFonts w:hint="eastAsia"/>
        </w:rPr>
        <w:t xml:space="preserve"> </w:t>
      </w:r>
      <w:r>
        <w:t xml:space="preserve"> </w:t>
      </w:r>
      <w:r>
        <w:rPr>
          <w:rFonts w:hint="eastAsia"/>
        </w:rPr>
        <w:t>1.4</w:t>
      </w:r>
      <w:r>
        <w:t xml:space="preserve"> </w:t>
      </w:r>
      <w:r>
        <w:rPr>
          <w:rFonts w:hint="eastAsia"/>
        </w:rPr>
        <w:t>表面属性</w:t>
      </w:r>
    </w:p>
    <w:p w:rsidR="00BB2D60" w:rsidRDefault="00236A44">
      <w:r>
        <w:rPr>
          <w:rFonts w:hint="eastAsia"/>
        </w:rPr>
        <w:t xml:space="preserve"> </w:t>
      </w:r>
      <w:r>
        <w:t xml:space="preserve"> </w:t>
      </w:r>
      <w:r>
        <w:rPr>
          <w:rFonts w:hint="eastAsia"/>
        </w:rPr>
        <w:t>1.5计算灯光</w:t>
      </w:r>
    </w:p>
    <w:p w:rsidR="00BB2D60" w:rsidRDefault="00236A44">
      <w:r>
        <w:rPr>
          <w:rFonts w:hint="eastAsia"/>
        </w:rPr>
        <w:t>2</w:t>
      </w:r>
      <w:r>
        <w:t xml:space="preserve"> </w:t>
      </w:r>
      <w:r>
        <w:rPr>
          <w:rFonts w:hint="eastAsia"/>
        </w:rPr>
        <w:t>灯光</w:t>
      </w:r>
    </w:p>
    <w:p w:rsidR="00BB2D60" w:rsidRDefault="00236A44">
      <w:r>
        <w:rPr>
          <w:rFonts w:hint="eastAsia"/>
        </w:rPr>
        <w:t xml:space="preserve"> </w:t>
      </w:r>
      <w:r>
        <w:t xml:space="preserve"> </w:t>
      </w:r>
      <w:r>
        <w:rPr>
          <w:rFonts w:hint="eastAsia"/>
        </w:rPr>
        <w:t>2.1灯光的结构</w:t>
      </w:r>
    </w:p>
    <w:p w:rsidR="00BB2D60" w:rsidRDefault="00236A44">
      <w:pPr>
        <w:ind w:firstLine="420"/>
      </w:pPr>
      <w:r>
        <w:rPr>
          <w:rFonts w:hint="eastAsia"/>
        </w:rPr>
        <w:t>光的放行指明的是光是从哪个方向来</w:t>
      </w:r>
    </w:p>
    <w:p w:rsidR="00BB2D60" w:rsidRDefault="00236A44">
      <w:r>
        <w:t xml:space="preserve">  </w:t>
      </w:r>
      <w:r>
        <w:rPr>
          <w:rFonts w:hint="eastAsia"/>
        </w:rPr>
        <w:t>2.2</w:t>
      </w:r>
      <w:r>
        <w:t xml:space="preserve"> </w:t>
      </w:r>
      <w:r>
        <w:rPr>
          <w:rFonts w:hint="eastAsia"/>
        </w:rPr>
        <w:t>灯光功能</w:t>
      </w:r>
    </w:p>
    <w:p w:rsidR="00BB2D60" w:rsidRDefault="00236A44">
      <w:r>
        <w:rPr>
          <w:rFonts w:hint="eastAsia"/>
        </w:rPr>
        <w:t xml:space="preserve"> </w:t>
      </w:r>
      <w:r>
        <w:t xml:space="preserve"> </w:t>
      </w:r>
      <w:r>
        <w:rPr>
          <w:rFonts w:hint="eastAsia"/>
        </w:rPr>
        <w:t>2.3</w:t>
      </w:r>
      <w:r>
        <w:t xml:space="preserve"> </w:t>
      </w:r>
      <w:r>
        <w:rPr>
          <w:rFonts w:hint="eastAsia"/>
        </w:rPr>
        <w:t>发送灯光数据到GPU</w:t>
      </w:r>
    </w:p>
    <w:p w:rsidR="00BB2D60" w:rsidRDefault="00236A44">
      <w:r>
        <w:t xml:space="preserve">  </w:t>
      </w:r>
      <w:r>
        <w:rPr>
          <w:rFonts w:hint="eastAsia"/>
        </w:rPr>
        <w:t>2.4</w:t>
      </w:r>
      <w:r>
        <w:t xml:space="preserve"> </w:t>
      </w:r>
      <w:r>
        <w:rPr>
          <w:rFonts w:hint="eastAsia"/>
        </w:rPr>
        <w:t>可见灯光</w:t>
      </w:r>
    </w:p>
    <w:p w:rsidR="00BB2D60" w:rsidRDefault="00236A44">
      <w:r>
        <w:rPr>
          <w:rFonts w:hint="eastAsia"/>
        </w:rPr>
        <w:t xml:space="preserve"> </w:t>
      </w:r>
      <w:r>
        <w:t xml:space="preserve"> </w:t>
      </w:r>
      <w:r>
        <w:rPr>
          <w:rFonts w:hint="eastAsia"/>
        </w:rPr>
        <w:t>2.5</w:t>
      </w:r>
      <w:r>
        <w:t xml:space="preserve"> </w:t>
      </w:r>
      <w:r>
        <w:rPr>
          <w:rFonts w:hint="eastAsia"/>
        </w:rPr>
        <w:t>多个方向光</w:t>
      </w:r>
    </w:p>
    <w:p w:rsidR="00BB2D60" w:rsidRDefault="00236A44">
      <w:r>
        <w:rPr>
          <w:rFonts w:hint="eastAsia"/>
        </w:rPr>
        <w:t xml:space="preserve"> </w:t>
      </w:r>
      <w:r>
        <w:t xml:space="preserve"> 2.6 </w:t>
      </w:r>
      <w:proofErr w:type="spellStart"/>
      <w:r>
        <w:rPr>
          <w:rFonts w:hint="eastAsia"/>
        </w:rPr>
        <w:t>S</w:t>
      </w:r>
      <w:r>
        <w:t>hader</w:t>
      </w:r>
      <w:proofErr w:type="spellEnd"/>
      <w:r>
        <w:t xml:space="preserve"> </w:t>
      </w:r>
      <w:r>
        <w:rPr>
          <w:rFonts w:hint="eastAsia"/>
        </w:rPr>
        <w:t>循环</w:t>
      </w:r>
    </w:p>
    <w:p w:rsidR="00BB2D60" w:rsidRDefault="00236A44">
      <w:r>
        <w:rPr>
          <w:rFonts w:hint="eastAsia"/>
        </w:rPr>
        <w:t xml:space="preserve"> </w:t>
      </w:r>
      <w:r>
        <w:t xml:space="preserve"> 2.7 </w:t>
      </w:r>
      <w:proofErr w:type="spellStart"/>
      <w:r>
        <w:rPr>
          <w:rFonts w:hint="eastAsia"/>
        </w:rPr>
        <w:t>S</w:t>
      </w:r>
      <w:r>
        <w:t>hader</w:t>
      </w:r>
      <w:proofErr w:type="spellEnd"/>
      <w:r>
        <w:t xml:space="preserve"> </w:t>
      </w:r>
      <w:r>
        <w:rPr>
          <w:rFonts w:hint="eastAsia"/>
        </w:rPr>
        <w:t>目标</w:t>
      </w:r>
    </w:p>
    <w:p w:rsidR="00BB2D60" w:rsidRDefault="00236A44">
      <w:r>
        <w:rPr>
          <w:rFonts w:hint="eastAsia"/>
        </w:rPr>
        <w:t>3</w:t>
      </w:r>
      <w:r>
        <w:t xml:space="preserve"> </w:t>
      </w:r>
      <w:r>
        <w:rPr>
          <w:rFonts w:hint="eastAsia"/>
        </w:rPr>
        <w:t>BRDF</w:t>
      </w:r>
    </w:p>
    <w:p w:rsidR="00BB2D60" w:rsidRDefault="00236A44">
      <w:pPr>
        <w:numPr>
          <w:ilvl w:val="1"/>
          <w:numId w:val="1"/>
        </w:numPr>
      </w:pPr>
      <w:r>
        <w:rPr>
          <w:rFonts w:hint="eastAsia"/>
        </w:rPr>
        <w:t>进来的灯光</w:t>
      </w:r>
    </w:p>
    <w:p w:rsidR="00BB2D60" w:rsidRDefault="00236A44">
      <w:pPr>
        <w:numPr>
          <w:ilvl w:val="1"/>
          <w:numId w:val="1"/>
        </w:numPr>
      </w:pPr>
      <w:r>
        <w:rPr>
          <w:rFonts w:hint="eastAsia"/>
        </w:rPr>
        <w:t>输出的光线  光线反射和光线的散射</w:t>
      </w:r>
    </w:p>
    <w:p w:rsidR="00BB2D60" w:rsidRDefault="00236A44">
      <w:pPr>
        <w:ind w:left="735"/>
      </w:pPr>
      <w:r>
        <w:rPr>
          <w:rFonts w:hint="eastAsia"/>
        </w:rPr>
        <w:t xml:space="preserve">   分散的高光反射、</w:t>
      </w:r>
    </w:p>
    <w:p w:rsidR="00BB2D60" w:rsidRDefault="00236A44">
      <w:pPr>
        <w:ind w:left="735"/>
      </w:pPr>
      <w:r>
        <w:rPr>
          <w:rFonts w:hint="eastAsia"/>
        </w:rPr>
        <w:t>3.3表面属性</w:t>
      </w:r>
    </w:p>
    <w:p w:rsidR="00BB2D60" w:rsidRDefault="00236A44">
      <w:pPr>
        <w:ind w:left="735"/>
      </w:pPr>
      <w:r>
        <w:rPr>
          <w:rFonts w:hint="eastAsia"/>
        </w:rPr>
        <w:t xml:space="preserve">   金属度和光滑度</w:t>
      </w:r>
    </w:p>
    <w:p w:rsidR="00BB2D60" w:rsidRDefault="00236A44">
      <w:pPr>
        <w:numPr>
          <w:ilvl w:val="1"/>
          <w:numId w:val="1"/>
        </w:numPr>
      </w:pPr>
      <w:r>
        <w:rPr>
          <w:rFonts w:hint="eastAsia"/>
        </w:rPr>
        <w:t>BRDF属性</w:t>
      </w:r>
    </w:p>
    <w:p w:rsidR="00BB2D60" w:rsidRDefault="00236A44">
      <w:pPr>
        <w:ind w:left="735"/>
      </w:pPr>
      <w:r>
        <w:rPr>
          <w:rFonts w:hint="eastAsia"/>
        </w:rPr>
        <w:t>3.5反射率</w:t>
      </w:r>
    </w:p>
    <w:p w:rsidR="00BB2D60" w:rsidRDefault="00236A44">
      <w:pPr>
        <w:ind w:left="735"/>
      </w:pPr>
      <w:r>
        <w:rPr>
          <w:rFonts w:hint="eastAsia"/>
        </w:rPr>
        <w:t xml:space="preserve">   金属度越强 漫反射越弱 能量守恒</w:t>
      </w:r>
    </w:p>
    <w:p w:rsidR="00BB2D60" w:rsidRDefault="00236A44">
      <w:pPr>
        <w:ind w:left="735"/>
      </w:pPr>
      <w:r>
        <w:rPr>
          <w:rFonts w:ascii="宋体" w:eastAsia="宋体" w:hAnsi="宋体" w:cs="宋体"/>
          <w:noProof/>
          <w:sz w:val="24"/>
          <w:szCs w:val="24"/>
        </w:rPr>
        <w:drawing>
          <wp:inline distT="0" distB="0" distL="114300" distR="114300">
            <wp:extent cx="1728470" cy="411480"/>
            <wp:effectExtent l="0" t="0" r="889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a:stretch>
                      <a:fillRect/>
                    </a:stretch>
                  </pic:blipFill>
                  <pic:spPr>
                    <a:xfrm>
                      <a:off x="0" y="0"/>
                      <a:ext cx="1728470" cy="411480"/>
                    </a:xfrm>
                    <a:prstGeom prst="rect">
                      <a:avLst/>
                    </a:prstGeom>
                    <a:noFill/>
                    <a:ln w="9525">
                      <a:noFill/>
                    </a:ln>
                  </pic:spPr>
                </pic:pic>
              </a:graphicData>
            </a:graphic>
          </wp:inline>
        </w:drawing>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lastRenderedPageBreak/>
        <w:t>高光</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粗糙度</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视野方向</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高光强度</w:t>
      </w:r>
      <w:r>
        <w:rPr>
          <w:rFonts w:ascii="Arial" w:hAnsi="Arial" w:cs="Arial" w:hint="eastAsia"/>
          <w:color w:val="4D4D4D"/>
        </w:rPr>
        <w:t xml:space="preserve">  </w:t>
      </w:r>
      <w:r>
        <w:rPr>
          <w:rFonts w:ascii="Arial" w:hAnsi="Arial" w:cs="Arial" w:hint="eastAsia"/>
          <w:color w:val="4D4D4D"/>
        </w:rPr>
        <w:t>计算高光系数</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noProof/>
        </w:rPr>
        <w:drawing>
          <wp:inline distT="0" distB="0" distL="114300" distR="114300">
            <wp:extent cx="5270500" cy="1377315"/>
            <wp:effectExtent l="0" t="0" r="254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0500" cy="1377315"/>
                    </a:xfrm>
                    <a:prstGeom prst="rect">
                      <a:avLst/>
                    </a:prstGeom>
                    <a:noFill/>
                    <a:ln>
                      <a:noFill/>
                    </a:ln>
                  </pic:spPr>
                </pic:pic>
              </a:graphicData>
            </a:graphic>
          </wp:inline>
        </w:drawing>
      </w:r>
    </w:p>
    <w:p w:rsidR="00BB2D60" w:rsidRDefault="00236A44">
      <w:pPr>
        <w:pStyle w:val="a6"/>
        <w:widowControl/>
        <w:ind w:left="1110" w:firstLineChars="0" w:firstLine="0"/>
        <w:jc w:val="left"/>
      </w:pPr>
      <w:r>
        <w:rPr>
          <w:rFonts w:hint="eastAsia"/>
        </w:rPr>
        <w:t>增加金属度 漫反射颜色逐渐变黑 高光反射金属的颜色</w:t>
      </w:r>
    </w:p>
    <w:p w:rsidR="00BB2D60" w:rsidRDefault="00236A44">
      <w:r>
        <w:rPr>
          <w:rFonts w:hint="eastAsia"/>
        </w:rPr>
        <w:t>Mesh Instance</w:t>
      </w:r>
    </w:p>
    <w:p w:rsidR="00BB2D60" w:rsidRDefault="00236A44">
      <w:r>
        <w:rPr>
          <w:rFonts w:hint="eastAsia"/>
        </w:rPr>
        <w:t>4半透明</w:t>
      </w:r>
    </w:p>
    <w:p w:rsidR="00BB2D60" w:rsidRDefault="00236A44">
      <w:r>
        <w:rPr>
          <w:rFonts w:hint="eastAsia"/>
        </w:rPr>
        <w:t xml:space="preserve">  4.1预乘Alpha</w:t>
      </w:r>
    </w:p>
    <w:p w:rsidR="00BB2D60" w:rsidRDefault="00236A44">
      <w:pPr>
        <w:ind w:firstLine="420"/>
      </w:pPr>
      <w:r>
        <w:rPr>
          <w:rFonts w:hint="eastAsia"/>
        </w:rPr>
        <w:t>预乘alpha和漫射有效地将物体变成玻璃</w:t>
      </w:r>
    </w:p>
    <w:p w:rsidR="00BB2D60" w:rsidRDefault="00236A44">
      <w:pPr>
        <w:ind w:firstLine="420"/>
      </w:pPr>
      <w:r>
        <w:rPr>
          <w:rFonts w:hint="eastAsia"/>
        </w:rPr>
        <w:t>可以把漫反射影响也变成透明 的颜色完全模拟玻璃效果</w:t>
      </w:r>
    </w:p>
    <w:p w:rsidR="00BB2D60" w:rsidRDefault="00236A44">
      <w:r>
        <w:rPr>
          <w:rFonts w:hint="eastAsia"/>
        </w:rPr>
        <w:t xml:space="preserve">5 </w:t>
      </w:r>
      <w:proofErr w:type="spellStart"/>
      <w:r>
        <w:rPr>
          <w:rFonts w:hint="eastAsia"/>
        </w:rPr>
        <w:t>Shader</w:t>
      </w:r>
      <w:proofErr w:type="spellEnd"/>
      <w:r>
        <w:rPr>
          <w:rFonts w:hint="eastAsia"/>
        </w:rPr>
        <w:t xml:space="preserve"> GUI</w:t>
      </w:r>
    </w:p>
    <w:p w:rsidR="00BB2D60" w:rsidRDefault="00236A44">
      <w:r>
        <w:rPr>
          <w:rFonts w:hint="eastAsia"/>
        </w:rPr>
        <w:t>5.2设置属性和关键字</w:t>
      </w:r>
    </w:p>
    <w:p w:rsidR="00BB2D60" w:rsidRDefault="00236A44">
      <w:r>
        <w:rPr>
          <w:rFonts w:hint="eastAsia"/>
        </w:rPr>
        <w:t>5.3 预设置按钮</w:t>
      </w:r>
    </w:p>
    <w:p w:rsidR="00BB2D60" w:rsidRDefault="00236A44">
      <w:r>
        <w:rPr>
          <w:rFonts w:hint="eastAsia"/>
        </w:rPr>
        <w:t>第四章 方向光阴影</w:t>
      </w:r>
    </w:p>
    <w:p w:rsidR="00BB2D60" w:rsidRDefault="00236A44">
      <w:r>
        <w:rPr>
          <w:rFonts w:hint="eastAsia"/>
        </w:rPr>
        <w:t xml:space="preserve"> </w:t>
      </w:r>
      <w:r>
        <w:t xml:space="preserve">    </w:t>
      </w:r>
      <w:r>
        <w:rPr>
          <w:rFonts w:hint="eastAsia"/>
        </w:rPr>
        <w:t>渲染和采样阴影RT</w:t>
      </w:r>
    </w:p>
    <w:p w:rsidR="00BB2D60" w:rsidRDefault="00236A44">
      <w:r>
        <w:t xml:space="preserve">     </w:t>
      </w:r>
      <w:r>
        <w:rPr>
          <w:rFonts w:hint="eastAsia"/>
        </w:rPr>
        <w:t>支持多个方向光阴影</w:t>
      </w:r>
    </w:p>
    <w:p w:rsidR="00BB2D60" w:rsidRDefault="00236A44">
      <w:r>
        <w:rPr>
          <w:rFonts w:hint="eastAsia"/>
        </w:rPr>
        <w:t xml:space="preserve"> </w:t>
      </w:r>
      <w:r>
        <w:t xml:space="preserve">    </w:t>
      </w:r>
      <w:r>
        <w:rPr>
          <w:rFonts w:hint="eastAsia"/>
        </w:rPr>
        <w:t>用 Cas</w:t>
      </w:r>
      <w:r>
        <w:t xml:space="preserve">caded </w:t>
      </w:r>
      <w:r>
        <w:rPr>
          <w:rFonts w:hint="eastAsia"/>
        </w:rPr>
        <w:t xml:space="preserve">阴影图 </w:t>
      </w:r>
      <w:r>
        <w:t>–</w:t>
      </w:r>
      <w:r>
        <w:rPr>
          <w:rFonts w:hint="eastAsia"/>
        </w:rPr>
        <w:t>&gt;会增加D</w:t>
      </w:r>
      <w:r>
        <w:t xml:space="preserve">raw </w:t>
      </w:r>
      <w:r>
        <w:rPr>
          <w:rFonts w:hint="eastAsia"/>
        </w:rPr>
        <w:t>Ca</w:t>
      </w:r>
      <w:r>
        <w:t xml:space="preserve">ll </w:t>
      </w:r>
      <w:r>
        <w:rPr>
          <w:rFonts w:hint="eastAsia"/>
        </w:rPr>
        <w:t>软阴影技术</w:t>
      </w:r>
    </w:p>
    <w:p w:rsidR="00BB2D60" w:rsidRDefault="00236A44">
      <w:r>
        <w:rPr>
          <w:rFonts w:hint="eastAsia"/>
        </w:rPr>
        <w:t xml:space="preserve"> </w:t>
      </w:r>
      <w:r>
        <w:t xml:space="preserve">    </w:t>
      </w:r>
      <w:r>
        <w:rPr>
          <w:rFonts w:hint="eastAsia"/>
        </w:rPr>
        <w:t>混合 淡入淡出 和 过滤阴影</w:t>
      </w:r>
    </w:p>
    <w:p w:rsidR="00BB2D60" w:rsidRDefault="00236A44">
      <w:r>
        <w:rPr>
          <w:rFonts w:hint="eastAsia"/>
        </w:rPr>
        <w:t>1渲染阴影</w:t>
      </w:r>
    </w:p>
    <w:p w:rsidR="00BB2D60" w:rsidRDefault="00236A44">
      <w:r>
        <w:rPr>
          <w:rFonts w:hint="eastAsia"/>
        </w:rPr>
        <w:t xml:space="preserve"> </w:t>
      </w:r>
      <w:r>
        <w:t xml:space="preserve"> </w:t>
      </w:r>
      <w:r>
        <w:rPr>
          <w:rFonts w:hint="eastAsia"/>
        </w:rPr>
        <w:t>投射阴影物体和接收阴影物体</w:t>
      </w:r>
    </w:p>
    <w:p w:rsidR="00BB2D60" w:rsidRDefault="00236A44">
      <w:r>
        <w:rPr>
          <w:rFonts w:hint="eastAsia"/>
        </w:rPr>
        <w:t xml:space="preserve"> </w:t>
      </w:r>
      <w:r>
        <w:t xml:space="preserve"> 1.1</w:t>
      </w:r>
      <w:r>
        <w:rPr>
          <w:rFonts w:hint="eastAsia"/>
        </w:rPr>
        <w:t>阴影设置</w:t>
      </w:r>
    </w:p>
    <w:p w:rsidR="00BB2D60" w:rsidRDefault="00236A44">
      <w:pPr>
        <w:ind w:firstLine="420"/>
      </w:pPr>
      <w:r>
        <w:rPr>
          <w:rFonts w:hint="eastAsia"/>
        </w:rPr>
        <w:t>渲染阴影的距离和阴影图的大小,阴影生成的最大距离</w:t>
      </w:r>
    </w:p>
    <w:p w:rsidR="00BB2D60" w:rsidRDefault="00236A44">
      <w:r>
        <w:t xml:space="preserve">  1.2 </w:t>
      </w:r>
      <w:r>
        <w:rPr>
          <w:rFonts w:hint="eastAsia"/>
        </w:rPr>
        <w:t>通过设置</w:t>
      </w:r>
    </w:p>
    <w:p w:rsidR="00BB2D60" w:rsidRDefault="00236A44">
      <w:r>
        <w:rPr>
          <w:rFonts w:hint="eastAsia"/>
        </w:rPr>
        <w:t xml:space="preserve"> </w:t>
      </w:r>
      <w:r>
        <w:t xml:space="preserve"> 1.3 </w:t>
      </w:r>
      <w:r>
        <w:rPr>
          <w:rFonts w:hint="eastAsia"/>
        </w:rPr>
        <w:t>S</w:t>
      </w:r>
      <w:r>
        <w:t xml:space="preserve">hadow </w:t>
      </w:r>
      <w:r>
        <w:rPr>
          <w:rFonts w:hint="eastAsia"/>
        </w:rPr>
        <w:t>类</w:t>
      </w:r>
    </w:p>
    <w:p w:rsidR="00BB2D60" w:rsidRDefault="00236A44">
      <w:r>
        <w:rPr>
          <w:rFonts w:hint="eastAsia"/>
        </w:rPr>
        <w:t xml:space="preserve"> </w:t>
      </w:r>
      <w:r>
        <w:t xml:space="preserve">     虽然从逻辑上来说阴影是照明的一部分，但它们相当复杂</w:t>
      </w:r>
      <w:r>
        <w:rPr>
          <w:rFonts w:hint="eastAsia"/>
        </w:rPr>
        <w:t>。</w:t>
      </w:r>
    </w:p>
    <w:p w:rsidR="00BB2D60" w:rsidRDefault="00236A44">
      <w:r>
        <w:rPr>
          <w:rFonts w:hint="eastAsia"/>
        </w:rPr>
        <w:t xml:space="preserve"> </w:t>
      </w:r>
      <w:r>
        <w:t xml:space="preserve"> 1.4 </w:t>
      </w:r>
      <w:r>
        <w:rPr>
          <w:rFonts w:hint="eastAsia"/>
        </w:rPr>
        <w:t>灯光和阴影</w:t>
      </w:r>
    </w:p>
    <w:p w:rsidR="00BB2D60" w:rsidRDefault="00236A44">
      <w:r>
        <w:rPr>
          <w:rFonts w:hint="eastAsia"/>
        </w:rPr>
        <w:t xml:space="preserve"> </w:t>
      </w:r>
      <w:r>
        <w:t xml:space="preserve">    </w:t>
      </w:r>
      <w:proofErr w:type="spellStart"/>
      <w:r>
        <w:t>GetShadowCasterBounds</w:t>
      </w:r>
      <w:proofErr w:type="spellEnd"/>
      <w:r>
        <w:t xml:space="preserve"> 当前灯光没有照射任何物体，但是依然进行</w:t>
      </w:r>
      <w:proofErr w:type="spellStart"/>
      <w:r>
        <w:t>shadowmap</w:t>
      </w:r>
      <w:proofErr w:type="spellEnd"/>
      <w:r>
        <w:t>的绘制</w:t>
      </w:r>
      <w:r>
        <w:rPr>
          <w:rFonts w:hint="eastAsia"/>
        </w:rPr>
        <w:t xml:space="preserve"> 看是否绘制</w:t>
      </w:r>
      <w:proofErr w:type="spellStart"/>
      <w:r>
        <w:rPr>
          <w:rFonts w:hint="eastAsia"/>
        </w:rPr>
        <w:t>S</w:t>
      </w:r>
      <w:r>
        <w:t>hadowMap</w:t>
      </w:r>
      <w:proofErr w:type="spellEnd"/>
    </w:p>
    <w:p w:rsidR="00BB2D60" w:rsidRDefault="00236A44">
      <w:r>
        <w:t xml:space="preserve">  1.5 </w:t>
      </w:r>
      <w:r>
        <w:rPr>
          <w:rFonts w:hint="eastAsia"/>
        </w:rPr>
        <w:t>创建阴影图集</w:t>
      </w:r>
    </w:p>
    <w:p w:rsidR="00BB2D60" w:rsidRDefault="00236A44">
      <w:r>
        <w:rPr>
          <w:rFonts w:hint="eastAsia"/>
        </w:rPr>
        <w:t xml:space="preserve"> </w:t>
      </w:r>
      <w:r>
        <w:t xml:space="preserve">     创建阴影贴图是通过在纹理上绘制阴影投射对象来完成的</w:t>
      </w:r>
      <w:r>
        <w:rPr>
          <w:rFonts w:hint="eastAsia"/>
        </w:rPr>
        <w:t>，格式为</w:t>
      </w:r>
      <w:proofErr w:type="spellStart"/>
      <w:r>
        <w:rPr>
          <w:rFonts w:hint="eastAsia"/>
          <w:color w:val="FF0000"/>
        </w:rPr>
        <w:t>s</w:t>
      </w:r>
      <w:r>
        <w:rPr>
          <w:color w:val="FF0000"/>
        </w:rPr>
        <w:t>hadowMap</w:t>
      </w:r>
      <w:proofErr w:type="spellEnd"/>
      <w:r>
        <w:rPr>
          <w:rFonts w:hint="eastAsia"/>
        </w:rPr>
        <w:t>格式</w:t>
      </w:r>
    </w:p>
    <w:p w:rsidR="00BB2D60" w:rsidRDefault="00236A44">
      <w:pPr>
        <w:rPr>
          <w:color w:val="FF0000"/>
        </w:rPr>
      </w:pPr>
      <w:r>
        <w:t>我们只能在首次声明一个纹理时才释放它，目前我们只在有方向阴影要渲染时才这么做。最明显的解决方案是只有当我们有阴影时才释放纹理。但是，不声明纹理会给</w:t>
      </w:r>
      <w:proofErr w:type="spellStart"/>
      <w:r>
        <w:t>WebGL</w:t>
      </w:r>
      <w:proofErr w:type="spellEnd"/>
      <w:r>
        <w:t xml:space="preserve"> 2.0带</w:t>
      </w:r>
      <w:r>
        <w:lastRenderedPageBreak/>
        <w:t>来问题，因为它将纹理和采样器绑定在一起。当一个材质和我们的着色器加载而纹理缺失时，它将失败，因为它将得到一个默认的纹理，这将与阴影采样器不兼容。我们可以通过引入一个着色器关键字来生成省略阴影采样的着色器变体来避免这一点</w:t>
      </w:r>
      <w:r>
        <w:rPr>
          <w:rFonts w:hint="eastAsia"/>
        </w:rPr>
        <w:t>,</w:t>
      </w:r>
      <w:r>
        <w:rPr>
          <w:rFonts w:hint="eastAsia"/>
          <w:color w:val="FF0000"/>
        </w:rPr>
        <w:t>少引入</w:t>
      </w:r>
      <w:proofErr w:type="spellStart"/>
      <w:r>
        <w:rPr>
          <w:rFonts w:hint="eastAsia"/>
          <w:color w:val="FF0000"/>
        </w:rPr>
        <w:t>shader</w:t>
      </w:r>
      <w:proofErr w:type="spellEnd"/>
      <w:r>
        <w:rPr>
          <w:rFonts w:hint="eastAsia"/>
          <w:color w:val="FF0000"/>
        </w:rPr>
        <w:t>变体</w:t>
      </w:r>
    </w:p>
    <w:p w:rsidR="00BB2D60" w:rsidRDefault="00236A44">
      <w:r>
        <w:rPr>
          <w:rFonts w:hint="eastAsia"/>
        </w:rPr>
        <w:t>1</w:t>
      </w:r>
      <w:r>
        <w:t xml:space="preserve">.6 </w:t>
      </w:r>
      <w:r>
        <w:rPr>
          <w:rFonts w:hint="eastAsia"/>
        </w:rPr>
        <w:t>影子第一步</w:t>
      </w:r>
    </w:p>
    <w:p w:rsidR="00BB2D60" w:rsidRDefault="00236A44">
      <w:r>
        <w:t xml:space="preserve">1.7 </w:t>
      </w:r>
      <w:r>
        <w:rPr>
          <w:rFonts w:hint="eastAsia"/>
        </w:rPr>
        <w:t>渲染</w:t>
      </w:r>
    </w:p>
    <w:p w:rsidR="00BB2D60" w:rsidRDefault="00236A44">
      <w:r>
        <w:rPr>
          <w:rFonts w:hint="eastAsia"/>
        </w:rPr>
        <w:t xml:space="preserve"> </w:t>
      </w:r>
      <w:r>
        <w:t xml:space="preserve">  </w:t>
      </w:r>
      <w:r>
        <w:rPr>
          <w:rFonts w:hint="eastAsia"/>
        </w:rPr>
        <w:t>渲染多少盏平行光阴影是分T</w:t>
      </w:r>
      <w:r>
        <w:t>ile</w:t>
      </w:r>
      <w:r>
        <w:rPr>
          <w:rFonts w:hint="eastAsia"/>
        </w:rPr>
        <w:t>的,</w:t>
      </w:r>
      <w:r>
        <w:t xml:space="preserve"> 阴影贴图的想法是我们从光的角度渲染场景，只存储深度信息</w:t>
      </w:r>
      <w:r>
        <w:rPr>
          <w:rFonts w:hint="eastAsia"/>
        </w:rPr>
        <w:t>，</w:t>
      </w:r>
      <w:r>
        <w:t>这个结果告诉我们光在击中物体之前传播了多远</w:t>
      </w:r>
      <w:r>
        <w:rPr>
          <w:rFonts w:hint="eastAsia"/>
        </w:rPr>
        <w:t>。</w:t>
      </w:r>
    </w:p>
    <w:p w:rsidR="00BB2D60" w:rsidRDefault="00236A44">
      <w:r>
        <w:rPr>
          <w:rFonts w:hint="eastAsia"/>
        </w:rPr>
        <w:t xml:space="preserve"> </w:t>
      </w:r>
      <w:r>
        <w:t xml:space="preserve">  </w:t>
      </w:r>
      <w:r>
        <w:rPr>
          <w:rFonts w:hint="eastAsia"/>
        </w:rPr>
        <w:t>每增加一盏方向光,物体画阴影多一倍的</w:t>
      </w:r>
      <w:proofErr w:type="spellStart"/>
      <w:r>
        <w:rPr>
          <w:rFonts w:hint="eastAsia"/>
        </w:rPr>
        <w:t>Dr</w:t>
      </w:r>
      <w:r>
        <w:t>awCall</w:t>
      </w:r>
      <w:proofErr w:type="spellEnd"/>
      <w:r>
        <w:t xml:space="preserve"> </w:t>
      </w:r>
      <w:r>
        <w:rPr>
          <w:rFonts w:hint="eastAsia"/>
        </w:rPr>
        <w:t>在灯光位置画多次物体 全部叠加到一张</w:t>
      </w:r>
      <w:proofErr w:type="spellStart"/>
      <w:r>
        <w:rPr>
          <w:rFonts w:hint="eastAsia"/>
        </w:rPr>
        <w:t>S</w:t>
      </w:r>
      <w:r>
        <w:t>hadowMap</w:t>
      </w:r>
      <w:proofErr w:type="spellEnd"/>
      <w:r>
        <w:t xml:space="preserve"> </w:t>
      </w:r>
      <w:r>
        <w:rPr>
          <w:rFonts w:hint="eastAsia"/>
        </w:rPr>
        <w:t>分T</w:t>
      </w:r>
      <w:r>
        <w:t>ile</w:t>
      </w:r>
    </w:p>
    <w:p w:rsidR="00BB2D60" w:rsidRDefault="00236A44">
      <w:r>
        <w:t xml:space="preserve">1.8 </w:t>
      </w:r>
      <w:r>
        <w:rPr>
          <w:rFonts w:hint="eastAsia"/>
        </w:rPr>
        <w:t>阴影投射 Pass</w:t>
      </w:r>
    </w:p>
    <w:p w:rsidR="00BB2D60" w:rsidRDefault="00236A44">
      <w:r>
        <w:t xml:space="preserve">1.9 </w:t>
      </w:r>
      <w:r>
        <w:rPr>
          <w:rFonts w:hint="eastAsia"/>
        </w:rPr>
        <w:t>多个灯光</w:t>
      </w:r>
    </w:p>
    <w:p w:rsidR="00BB2D60" w:rsidRDefault="00236A44">
      <w:r>
        <w:t xml:space="preserve">2 </w:t>
      </w:r>
      <w:r>
        <w:rPr>
          <w:rFonts w:hint="eastAsia"/>
        </w:rPr>
        <w:t>采样阴影</w:t>
      </w:r>
    </w:p>
    <w:p w:rsidR="00BB2D60" w:rsidRDefault="00236A44">
      <w:r>
        <w:rPr>
          <w:rFonts w:hint="eastAsia"/>
        </w:rPr>
        <w:t xml:space="preserve"> </w:t>
      </w:r>
      <w:r>
        <w:t xml:space="preserve">  2.1</w:t>
      </w:r>
      <w:r>
        <w:rPr>
          <w:rFonts w:hint="eastAsia"/>
        </w:rPr>
        <w:t>阴影矩阵</w:t>
      </w:r>
    </w:p>
    <w:p w:rsidR="00BB2D60" w:rsidRDefault="00236A44">
      <w:pPr>
        <w:ind w:firstLine="420"/>
      </w:pPr>
      <w:r>
        <w:rPr>
          <w:rFonts w:hint="eastAsia"/>
        </w:rPr>
        <w:t>构建阴影矩阵,具体从哪一个Ti</w:t>
      </w:r>
      <w:r>
        <w:t>le</w:t>
      </w:r>
      <w:r>
        <w:rPr>
          <w:rFonts w:hint="eastAsia"/>
        </w:rPr>
        <w:t>里面采样阴影图</w:t>
      </w:r>
    </w:p>
    <w:p w:rsidR="00BB2D60" w:rsidRDefault="00236A44">
      <w:pPr>
        <w:ind w:firstLine="420"/>
      </w:pPr>
      <w:r>
        <w:rPr>
          <w:rFonts w:hint="eastAsia"/>
        </w:rPr>
        <w:t>近裁剪平面和远裁剪平面 决定摄像机看到的深度范围</w:t>
      </w:r>
    </w:p>
    <w:p w:rsidR="00BB2D60" w:rsidRDefault="00236A44">
      <w:r>
        <w:rPr>
          <w:rFonts w:hint="eastAsia"/>
        </w:rPr>
        <w:t xml:space="preserve"> </w:t>
      </w:r>
      <w:r>
        <w:t xml:space="preserve">  2.2 </w:t>
      </w:r>
      <w:r>
        <w:rPr>
          <w:rFonts w:hint="eastAsia"/>
        </w:rPr>
        <w:t>储存阴影数据每一盏光</w:t>
      </w:r>
    </w:p>
    <w:p w:rsidR="00BB2D60" w:rsidRDefault="00236A44">
      <w:r>
        <w:rPr>
          <w:rFonts w:hint="eastAsia"/>
        </w:rPr>
        <w:t xml:space="preserve"> </w:t>
      </w:r>
      <w:r>
        <w:t xml:space="preserve">  2.3 </w:t>
      </w:r>
      <w:r>
        <w:rPr>
          <w:rFonts w:hint="eastAsia"/>
        </w:rPr>
        <w:t>S</w:t>
      </w:r>
      <w:r>
        <w:t>hadow HLSL</w:t>
      </w:r>
    </w:p>
    <w:p w:rsidR="00BB2D60" w:rsidRDefault="00236A44">
      <w:r>
        <w:t xml:space="preserve">       </w:t>
      </w:r>
      <w:r>
        <w:rPr>
          <w:rFonts w:hint="eastAsia"/>
        </w:rPr>
        <w:t>双线性对常规的</w:t>
      </w:r>
      <w:proofErr w:type="spellStart"/>
      <w:r>
        <w:rPr>
          <w:rFonts w:hint="eastAsia"/>
        </w:rPr>
        <w:t>S</w:t>
      </w:r>
      <w:r>
        <w:t>hadowMap</w:t>
      </w:r>
      <w:proofErr w:type="spellEnd"/>
      <w:r>
        <w:rPr>
          <w:rFonts w:hint="eastAsia"/>
        </w:rPr>
        <w:t>是没有意义的。</w:t>
      </w:r>
    </w:p>
    <w:p w:rsidR="00BB2D60" w:rsidRDefault="00236A44">
      <w:r>
        <w:rPr>
          <w:rFonts w:hint="eastAsia"/>
        </w:rPr>
        <w:t xml:space="preserve"> </w:t>
      </w:r>
      <w:r>
        <w:t xml:space="preserve">  2.4 </w:t>
      </w:r>
      <w:r>
        <w:rPr>
          <w:rFonts w:hint="eastAsia"/>
        </w:rPr>
        <w:t>采样</w:t>
      </w:r>
      <w:proofErr w:type="spellStart"/>
      <w:r>
        <w:rPr>
          <w:rFonts w:hint="eastAsia"/>
        </w:rPr>
        <w:t>S</w:t>
      </w:r>
      <w:r>
        <w:t>hadowMap</w:t>
      </w:r>
      <w:proofErr w:type="spellEnd"/>
      <w:r>
        <w:t xml:space="preserve"> -&gt;</w:t>
      </w:r>
      <w:r>
        <w:rPr>
          <w:rFonts w:hint="eastAsia"/>
        </w:rPr>
        <w:t>转换到阴影空间的矩阵直接是Unity进行提供的。</w:t>
      </w:r>
    </w:p>
    <w:p w:rsidR="00BB2D60" w:rsidRDefault="00236A44">
      <w:r>
        <w:t xml:space="preserve">       </w:t>
      </w:r>
      <w:r>
        <w:rPr>
          <w:rFonts w:hint="eastAsia"/>
        </w:rPr>
        <w:t>计算阴影的衰减,</w:t>
      </w:r>
      <w:r>
        <w:rPr>
          <w:rFonts w:ascii="Arial" w:hAnsi="Arial" w:cs="Arial"/>
          <w:color w:val="2E3033"/>
          <w:szCs w:val="21"/>
          <w:shd w:val="clear" w:color="auto" w:fill="FFFFFF"/>
        </w:rPr>
        <w:t xml:space="preserve"> </w:t>
      </w:r>
      <w:r>
        <w:t>然后添加一个</w:t>
      </w:r>
      <w:proofErr w:type="spellStart"/>
      <w:r>
        <w:t>GetDirectionalShadowAttenuation</w:t>
      </w:r>
      <w:proofErr w:type="spellEnd"/>
      <w:r>
        <w:t>函数，返回shadow attenuation，给定的方向阴影数据和一个surface，这个surface应该是在世界空间定义的。它使用平铺偏移量来检索正确的矩阵，将表面位置转换为阴影平铺空间，然后对图集进行采样。</w:t>
      </w:r>
      <w:r>
        <w:rPr>
          <w:rFonts w:hint="eastAsia"/>
        </w:rPr>
        <w:t>块的片段是并行进行着色的</w:t>
      </w:r>
    </w:p>
    <w:p w:rsidR="00BB2D60" w:rsidRDefault="00236A44">
      <w:r>
        <w:rPr>
          <w:rFonts w:hint="eastAsia"/>
        </w:rPr>
        <w:t xml:space="preserve"> </w:t>
      </w:r>
      <w:r>
        <w:t xml:space="preserve"> 2.5 </w:t>
      </w:r>
      <w:r>
        <w:rPr>
          <w:rFonts w:hint="eastAsia"/>
        </w:rPr>
        <w:t xml:space="preserve">灯光衰减 </w:t>
      </w:r>
      <w:r>
        <w:t xml:space="preserve"> </w:t>
      </w:r>
      <w:r>
        <w:rPr>
          <w:rFonts w:hint="eastAsia"/>
        </w:rPr>
        <w:t>动态分支和静态分支</w:t>
      </w:r>
    </w:p>
    <w:p w:rsidR="00BB2D60" w:rsidRDefault="00236A44">
      <w:r>
        <w:rPr>
          <w:rFonts w:hint="eastAsia"/>
        </w:rPr>
        <w:t xml:space="preserve"> </w:t>
      </w:r>
      <w:r>
        <w:t xml:space="preserve">    </w:t>
      </w:r>
      <w:r>
        <w:rPr>
          <w:rFonts w:hint="eastAsia"/>
          <w:color w:val="FF0000"/>
        </w:rPr>
        <w:t>问题</w:t>
      </w:r>
      <w:r>
        <w:rPr>
          <w:rFonts w:hint="eastAsia"/>
        </w:rPr>
        <w:t>出现摩尔纹和黑方块, 摩尔纹是自阴影导致的,就是阴影</w:t>
      </w:r>
      <w:proofErr w:type="spellStart"/>
      <w:r>
        <w:rPr>
          <w:rFonts w:hint="eastAsia"/>
        </w:rPr>
        <w:t>Sh</w:t>
      </w:r>
      <w:r>
        <w:t>adowMap</w:t>
      </w:r>
      <w:proofErr w:type="spellEnd"/>
      <w:r>
        <w:rPr>
          <w:rFonts w:hint="eastAsia"/>
        </w:rPr>
        <w:t>的分辨率有限</w:t>
      </w:r>
      <w:r>
        <w:rPr>
          <w:rFonts w:ascii="Arial" w:hAnsi="Arial" w:cs="Arial"/>
          <w:color w:val="222222"/>
          <w:shd w:val="clear" w:color="auto" w:fill="FAFAFA"/>
        </w:rPr>
        <w:t>patterns </w:t>
      </w:r>
      <w:r>
        <w:rPr>
          <w:rFonts w:ascii="Arial" w:hAnsi="Arial" w:cs="Arial" w:hint="eastAsia"/>
          <w:color w:val="222222"/>
          <w:shd w:val="clear" w:color="auto" w:fill="FAFAFA"/>
        </w:rPr>
        <w:t>提高分辨率并不能消除</w:t>
      </w:r>
      <w:r>
        <w:rPr>
          <w:rFonts w:ascii="Arial" w:hAnsi="Arial" w:cs="Arial" w:hint="eastAsia"/>
          <w:color w:val="222222"/>
          <w:shd w:val="clear" w:color="auto" w:fill="FAFAFA"/>
        </w:rPr>
        <w:t xml:space="preserve"> </w:t>
      </w:r>
      <w:proofErr w:type="spellStart"/>
      <w:r>
        <w:rPr>
          <w:rFonts w:ascii="Arial" w:hAnsi="Arial" w:cs="Arial" w:hint="eastAsia"/>
          <w:color w:val="222222"/>
          <w:shd w:val="clear" w:color="auto" w:fill="FAFAFA"/>
        </w:rPr>
        <w:t>S</w:t>
      </w:r>
      <w:r>
        <w:rPr>
          <w:rFonts w:ascii="Arial" w:hAnsi="Arial" w:cs="Arial"/>
          <w:color w:val="222222"/>
          <w:shd w:val="clear" w:color="auto" w:fill="FAFAFA"/>
        </w:rPr>
        <w:t>hadowMap</w:t>
      </w:r>
      <w:proofErr w:type="spellEnd"/>
      <w:r>
        <w:rPr>
          <w:rFonts w:ascii="Arial" w:hAnsi="Arial" w:cs="Arial" w:hint="eastAsia"/>
          <w:color w:val="222222"/>
          <w:shd w:val="clear" w:color="auto" w:fill="FAFAFA"/>
        </w:rPr>
        <w:t>对齐的方向是灯光的方向而不是摄像机的方向</w:t>
      </w:r>
      <w:r>
        <w:rPr>
          <w:rFonts w:ascii="Arial" w:hAnsi="Arial" w:cs="Arial" w:hint="eastAsia"/>
          <w:color w:val="222222"/>
          <w:shd w:val="clear" w:color="auto" w:fill="FAFAFA"/>
        </w:rPr>
        <w:t>,</w:t>
      </w:r>
      <w:r>
        <w:rPr>
          <w:rFonts w:ascii="Arial" w:hAnsi="Arial" w:cs="Arial" w:hint="eastAsia"/>
          <w:color w:val="222222"/>
          <w:shd w:val="clear" w:color="auto" w:fill="FAFAFA"/>
        </w:rPr>
        <w:t>一个光使用另外一个光的阴影。现在这些无效的阴影保持可见</w:t>
      </w:r>
      <w:r>
        <w:rPr>
          <w:rFonts w:ascii="Arial" w:hAnsi="Arial" w:cs="Arial"/>
          <w:color w:val="222222"/>
          <w:shd w:val="clear" w:color="auto" w:fill="FAFAFA"/>
        </w:rPr>
        <w:t>.</w:t>
      </w:r>
      <w:r>
        <w:rPr>
          <w:rFonts w:ascii="Arial" w:hAnsi="Arial" w:cs="Arial" w:hint="eastAsia"/>
          <w:color w:val="222222"/>
          <w:shd w:val="clear" w:color="auto" w:fill="FAFAFA"/>
        </w:rPr>
        <w:t>黑方块跟阴影距离有关系。</w:t>
      </w:r>
    </w:p>
    <w:p w:rsidR="00BB2D60" w:rsidRDefault="00236A44">
      <w:r>
        <w:rPr>
          <w:rFonts w:hint="eastAsia"/>
        </w:rPr>
        <w:t>3</w:t>
      </w:r>
      <w:r>
        <w:t xml:space="preserve">  </w:t>
      </w:r>
      <w:r>
        <w:rPr>
          <w:rFonts w:hint="eastAsia"/>
        </w:rPr>
        <w:t>Cas</w:t>
      </w:r>
      <w:r>
        <w:t xml:space="preserve">caded </w:t>
      </w:r>
      <w:r>
        <w:rPr>
          <w:rFonts w:hint="eastAsia"/>
        </w:rPr>
        <w:t>级联的阴影图</w:t>
      </w:r>
    </w:p>
    <w:p w:rsidR="00BB2D60" w:rsidRDefault="00236A44">
      <w:pPr>
        <w:pStyle w:val="a6"/>
        <w:ind w:left="360" w:firstLineChars="0" w:firstLine="0"/>
      </w:pPr>
      <w:r>
        <w:rPr>
          <w:rFonts w:hint="eastAsia"/>
        </w:rPr>
        <w:t>比率增大</w:t>
      </w:r>
      <w:proofErr w:type="spellStart"/>
      <w:r>
        <w:rPr>
          <w:rFonts w:hint="eastAsia"/>
        </w:rPr>
        <w:t>S</w:t>
      </w:r>
      <w:r>
        <w:t>hadowMap</w:t>
      </w:r>
      <w:proofErr w:type="spellEnd"/>
      <w:r>
        <w:rPr>
          <w:rFonts w:hint="eastAsia"/>
        </w:rPr>
        <w:t>分辨率 更近的地方用更高的分辨率,需要一个可变的</w:t>
      </w:r>
      <w:proofErr w:type="spellStart"/>
      <w:r>
        <w:rPr>
          <w:rFonts w:hint="eastAsia"/>
        </w:rPr>
        <w:t>S</w:t>
      </w:r>
      <w:r>
        <w:t>hadowMap</w:t>
      </w:r>
      <w:proofErr w:type="spellEnd"/>
      <w:r>
        <w:rPr>
          <w:rFonts w:hint="eastAsia"/>
        </w:rPr>
        <w:t>分辨率,基于阴影接收器的视野距离。</w:t>
      </w:r>
      <w:r>
        <w:t>级联阴影映射是这个问题的解决方案。这个想法是阴影施法器被多次渲染，所以每个光在图集中得到多个瓷砖，称为瀑布。第一个级联只覆盖靠近相机的一个小区域，连续的级联缩小，以</w:t>
      </w:r>
      <w:r>
        <w:rPr>
          <w:color w:val="FF0000"/>
        </w:rPr>
        <w:t>相同数量的</w:t>
      </w:r>
      <w:proofErr w:type="spellStart"/>
      <w:r>
        <w:rPr>
          <w:color w:val="FF0000"/>
        </w:rPr>
        <w:t>texel</w:t>
      </w:r>
      <w:proofErr w:type="spellEnd"/>
      <w:r>
        <w:rPr>
          <w:color w:val="FF0000"/>
        </w:rPr>
        <w:t>覆盖一个越来越大的区域。</w:t>
      </w:r>
      <w:r>
        <w:t>着色器然后为每个片段采样最好的级联</w:t>
      </w:r>
      <w:r>
        <w:rPr>
          <w:rFonts w:hint="eastAsia"/>
        </w:rPr>
        <w:t>。</w:t>
      </w:r>
    </w:p>
    <w:p w:rsidR="00BB2D60" w:rsidRDefault="00236A44">
      <w:r>
        <w:rPr>
          <w:rFonts w:hint="eastAsia"/>
        </w:rPr>
        <w:t>3.1设置</w:t>
      </w:r>
    </w:p>
    <w:p w:rsidR="00BB2D60" w:rsidRDefault="00236A44">
      <w:r>
        <w:rPr>
          <w:rFonts w:hint="eastAsia"/>
        </w:rPr>
        <w:t>3.2</w:t>
      </w:r>
      <w:r>
        <w:t xml:space="preserve"> </w:t>
      </w:r>
      <w:r>
        <w:rPr>
          <w:rFonts w:hint="eastAsia"/>
        </w:rPr>
        <w:t>渲染Cas</w:t>
      </w:r>
      <w:r>
        <w:t>cades</w:t>
      </w:r>
    </w:p>
    <w:p w:rsidR="00BB2D60" w:rsidRDefault="00236A44">
      <w:r>
        <w:t xml:space="preserve">   </w:t>
      </w:r>
      <w:r>
        <w:rPr>
          <w:rFonts w:hint="eastAsia"/>
        </w:rPr>
        <w:t>每多一个Cas</w:t>
      </w:r>
      <w:r>
        <w:t xml:space="preserve">cade </w:t>
      </w:r>
      <w:r>
        <w:rPr>
          <w:rFonts w:hint="eastAsia"/>
        </w:rPr>
        <w:t>就会多一倍的</w:t>
      </w:r>
      <w:proofErr w:type="spellStart"/>
      <w:r>
        <w:rPr>
          <w:rFonts w:hint="eastAsia"/>
        </w:rPr>
        <w:t>Draw</w:t>
      </w:r>
      <w:r>
        <w:t>Call</w:t>
      </w:r>
      <w:proofErr w:type="spellEnd"/>
      <w:r>
        <w:t xml:space="preserve"> </w:t>
      </w:r>
      <w:r>
        <w:rPr>
          <w:rFonts w:hint="eastAsia"/>
        </w:rPr>
        <w:t>会在画一遍,多一盏光也会多一倍的Dr</w:t>
      </w:r>
      <w:r>
        <w:t>aw Call</w:t>
      </w:r>
      <w:r>
        <w:rPr>
          <w:rFonts w:hint="eastAsia"/>
        </w:rPr>
        <w:t>。开四倍 地板P</w:t>
      </w:r>
      <w:r>
        <w:t>lane</w:t>
      </w:r>
      <w:r>
        <w:rPr>
          <w:rFonts w:hint="eastAsia"/>
        </w:rPr>
        <w:t>画了四次。</w:t>
      </w:r>
    </w:p>
    <w:p w:rsidR="00BB2D60" w:rsidRDefault="00236A44">
      <w:r>
        <w:rPr>
          <w:rFonts w:hint="eastAsia"/>
        </w:rPr>
        <w:t>3.3</w:t>
      </w:r>
      <w:r>
        <w:t xml:space="preserve"> </w:t>
      </w:r>
      <w:r>
        <w:rPr>
          <w:rFonts w:hint="eastAsia"/>
        </w:rPr>
        <w:t xml:space="preserve">剔除球 </w:t>
      </w:r>
      <w:r>
        <w:t xml:space="preserve"> </w:t>
      </w:r>
      <w:r>
        <w:rPr>
          <w:rFonts w:hint="eastAsia"/>
        </w:rPr>
        <w:t>优化</w:t>
      </w:r>
    </w:p>
    <w:p w:rsidR="00BB2D60" w:rsidRDefault="00236A44">
      <w:r>
        <w:rPr>
          <w:rFonts w:hint="eastAsia"/>
        </w:rPr>
        <w:t xml:space="preserve"> </w:t>
      </w:r>
      <w:r>
        <w:t xml:space="preserve">  </w:t>
      </w:r>
      <w:r>
        <w:rPr>
          <w:rFonts w:hint="eastAsia"/>
        </w:rPr>
        <w:t>检查片段是否在这个球里面,球是确定片段是否在哪一级的Ca</w:t>
      </w:r>
      <w:r>
        <w:t>scade</w:t>
      </w:r>
      <w:r>
        <w:rPr>
          <w:rFonts w:hint="eastAsia"/>
        </w:rPr>
        <w:t>里面</w:t>
      </w:r>
    </w:p>
    <w:p w:rsidR="00BB2D60" w:rsidRDefault="00236A44">
      <w:r>
        <w:rPr>
          <w:rFonts w:hint="eastAsia"/>
        </w:rPr>
        <w:t>3.4</w:t>
      </w:r>
      <w:r>
        <w:t xml:space="preserve"> </w:t>
      </w:r>
      <w:r>
        <w:rPr>
          <w:rFonts w:hint="eastAsia"/>
        </w:rPr>
        <w:t>采样Ca</w:t>
      </w:r>
      <w:r>
        <w:t>scade</w:t>
      </w:r>
    </w:p>
    <w:p w:rsidR="00BB2D60" w:rsidRDefault="00236A44">
      <w:pPr>
        <w:ind w:firstLine="420"/>
      </w:pPr>
      <w:r>
        <w:rPr>
          <w:rFonts w:hint="eastAsia"/>
        </w:rPr>
        <w:t>世界空间表面位置 剔除球决定片段在哪一级的Ca</w:t>
      </w:r>
      <w:r>
        <w:t>scade</w:t>
      </w:r>
      <w:r>
        <w:rPr>
          <w:rFonts w:hint="eastAsia"/>
        </w:rPr>
        <w:t>里面。根据片段世界位置到球体中心的距离和球体半径进行比较。可视化阴影Ca</w:t>
      </w:r>
      <w:r>
        <w:t>ca</w:t>
      </w:r>
    </w:p>
    <w:p w:rsidR="00BB2D60" w:rsidRDefault="00236A44">
      <w:pPr>
        <w:ind w:firstLine="420"/>
      </w:pPr>
      <w:r>
        <w:rPr>
          <w:noProof/>
        </w:rPr>
        <w:lastRenderedPageBreak/>
        <w:drawing>
          <wp:inline distT="0" distB="0" distL="0" distR="0">
            <wp:extent cx="5274310" cy="33077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3307715"/>
                    </a:xfrm>
                    <a:prstGeom prst="rect">
                      <a:avLst/>
                    </a:prstGeom>
                  </pic:spPr>
                </pic:pic>
              </a:graphicData>
            </a:graphic>
          </wp:inline>
        </w:drawing>
      </w:r>
    </w:p>
    <w:p w:rsidR="00BB2D60" w:rsidRDefault="00236A44">
      <w:r>
        <w:rPr>
          <w:noProof/>
        </w:rPr>
        <w:drawing>
          <wp:inline distT="0" distB="0" distL="0" distR="0">
            <wp:extent cx="5274310" cy="3284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3284855"/>
                    </a:xfrm>
                    <a:prstGeom prst="rect">
                      <a:avLst/>
                    </a:prstGeom>
                  </pic:spPr>
                </pic:pic>
              </a:graphicData>
            </a:graphic>
          </wp:inline>
        </w:drawing>
      </w:r>
    </w:p>
    <w:p w:rsidR="00BB2D60" w:rsidRDefault="00236A44">
      <w:pPr>
        <w:pStyle w:val="a6"/>
        <w:numPr>
          <w:ilvl w:val="1"/>
          <w:numId w:val="1"/>
        </w:numPr>
        <w:ind w:firstLineChars="0"/>
      </w:pPr>
      <w:r>
        <w:rPr>
          <w:rFonts w:hint="eastAsia"/>
        </w:rPr>
        <w:t>剔除阴影采样</w:t>
      </w:r>
    </w:p>
    <w:p w:rsidR="00BB2D60" w:rsidRDefault="00236A44">
      <w:pPr>
        <w:ind w:left="735"/>
      </w:pPr>
      <w:r>
        <w:rPr>
          <w:rFonts w:hint="eastAsia"/>
        </w:rPr>
        <w:t>3.6最大距离</w:t>
      </w:r>
    </w:p>
    <w:p w:rsidR="00BB2D60" w:rsidRDefault="00236A44">
      <w:pPr>
        <w:ind w:left="735"/>
      </w:pPr>
      <w:r>
        <w:rPr>
          <w:rFonts w:hint="eastAsia"/>
        </w:rPr>
        <w:t xml:space="preserve"> </w:t>
      </w:r>
      <w:r>
        <w:t xml:space="preserve">  </w:t>
      </w:r>
      <w:r>
        <w:rPr>
          <w:rFonts w:hint="eastAsia"/>
        </w:rPr>
        <w:t>最大距离是基于视野空间深度,而不是相机的位置距离,</w:t>
      </w:r>
    </w:p>
    <w:p w:rsidR="00BB2D60" w:rsidRDefault="00236A44">
      <w:pPr>
        <w:ind w:left="735"/>
      </w:pPr>
      <w:r>
        <w:rPr>
          <w:rFonts w:hint="eastAsia"/>
        </w:rPr>
        <w:t>3.7阴影衰减</w:t>
      </w:r>
    </w:p>
    <w:p w:rsidR="00BB2D60" w:rsidRDefault="00236A44">
      <w:pPr>
        <w:widowControl/>
        <w:jc w:val="left"/>
      </w:pPr>
      <w:r>
        <w:rPr>
          <w:rFonts w:hint="eastAsia"/>
        </w:rPr>
        <w:t xml:space="preserve"> </w:t>
      </w:r>
      <w:r>
        <w:t xml:space="preserve">        </w:t>
      </w:r>
      <w:r>
        <w:rPr>
          <w:rFonts w:hint="eastAsia"/>
        </w:rPr>
        <w:t>增加一个衰减项产生一个过渡,边界处在阴影消失的边界的地方~</w:t>
      </w:r>
      <w:r>
        <w:t>~</w:t>
      </w:r>
    </w:p>
    <w:p w:rsidR="00BB2D60" w:rsidRDefault="00236A44">
      <w:pPr>
        <w:widowControl/>
        <w:jc w:val="left"/>
      </w:pPr>
      <w:r>
        <w:rPr>
          <w:noProof/>
        </w:rPr>
        <w:lastRenderedPageBreak/>
        <w:drawing>
          <wp:inline distT="0" distB="0" distL="0" distR="0">
            <wp:extent cx="5274310" cy="2668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4310" cy="2668270"/>
                    </a:xfrm>
                    <a:prstGeom prst="rect">
                      <a:avLst/>
                    </a:prstGeom>
                  </pic:spPr>
                </pic:pic>
              </a:graphicData>
            </a:graphic>
          </wp:inline>
        </w:drawing>
      </w:r>
    </w:p>
    <w:p w:rsidR="00BB2D60" w:rsidRDefault="00236A44">
      <w:pPr>
        <w:widowControl/>
        <w:jc w:val="left"/>
      </w:pPr>
      <w:r>
        <w:rPr>
          <w:rFonts w:hint="eastAsia"/>
        </w:rPr>
        <w:t>3.8</w:t>
      </w:r>
      <w:r>
        <w:t xml:space="preserve"> </w:t>
      </w:r>
      <w:r>
        <w:rPr>
          <w:rFonts w:hint="eastAsia"/>
        </w:rPr>
        <w:t>衰减 Cas</w:t>
      </w:r>
      <w:r>
        <w:t xml:space="preserve">cades </w:t>
      </w:r>
      <w:r>
        <w:rPr>
          <w:rFonts w:hint="eastAsia"/>
        </w:rPr>
        <w:t>级联贴图</w:t>
      </w:r>
    </w:p>
    <w:p w:rsidR="00BB2D60" w:rsidRDefault="00236A44">
      <w:pPr>
        <w:widowControl/>
        <w:jc w:val="left"/>
      </w:pPr>
      <w:r>
        <w:rPr>
          <w:rFonts w:hint="eastAsia"/>
        </w:rPr>
        <w:t xml:space="preserve"> </w:t>
      </w:r>
      <w:r>
        <w:t xml:space="preserve">  </w:t>
      </w:r>
      <w:r>
        <w:rPr>
          <w:rFonts w:hint="eastAsia"/>
        </w:rPr>
        <w:t>两个Ca</w:t>
      </w:r>
      <w:r>
        <w:t>scades</w:t>
      </w:r>
      <w:r>
        <w:rPr>
          <w:rFonts w:hint="eastAsia"/>
        </w:rPr>
        <w:t>之间做一个过渡。利用一个非线性的衰减</w:t>
      </w:r>
    </w:p>
    <w:p w:rsidR="00BB2D60" w:rsidRDefault="00236A44">
      <w:pPr>
        <w:widowControl/>
        <w:jc w:val="left"/>
      </w:pPr>
      <w:r>
        <w:rPr>
          <w:noProof/>
        </w:rPr>
        <w:drawing>
          <wp:inline distT="0" distB="0" distL="0" distR="0">
            <wp:extent cx="5274310" cy="10261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1026160"/>
                    </a:xfrm>
                    <a:prstGeom prst="rect">
                      <a:avLst/>
                    </a:prstGeom>
                  </pic:spPr>
                </pic:pic>
              </a:graphicData>
            </a:graphic>
          </wp:inline>
        </w:drawing>
      </w:r>
    </w:p>
    <w:p w:rsidR="00BB2D60" w:rsidRDefault="00236A44">
      <w:pPr>
        <w:widowControl/>
        <w:jc w:val="left"/>
      </w:pPr>
      <w:r>
        <w:rPr>
          <w:rFonts w:hint="eastAsia"/>
        </w:rPr>
        <w:t>4</w:t>
      </w:r>
      <w:r>
        <w:t>:</w:t>
      </w:r>
      <w:r>
        <w:rPr>
          <w:rFonts w:hint="eastAsia"/>
        </w:rPr>
        <w:t>阴影质量</w:t>
      </w:r>
    </w:p>
    <w:p w:rsidR="00BB2D60" w:rsidRDefault="00236A44">
      <w:pPr>
        <w:widowControl/>
        <w:jc w:val="left"/>
      </w:pPr>
      <w:r>
        <w:rPr>
          <w:rFonts w:hint="eastAsia"/>
        </w:rPr>
        <w:t xml:space="preserve"> </w:t>
      </w:r>
      <w:r>
        <w:t xml:space="preserve">  </w:t>
      </w:r>
      <w:r>
        <w:rPr>
          <w:rFonts w:hint="eastAsia"/>
        </w:rPr>
        <w:t>问题:</w:t>
      </w:r>
      <w:r>
        <w:rPr>
          <w:rFonts w:ascii="Arial" w:hAnsi="Arial" w:cs="Arial"/>
          <w:color w:val="222222"/>
          <w:shd w:val="clear" w:color="auto" w:fill="FAFAFA"/>
        </w:rPr>
        <w:t>acne</w:t>
      </w:r>
      <w:r>
        <w:t>这是由表面的不正确的自阴影造成的，没有与光的方向完全对齐</w:t>
      </w:r>
      <w:r>
        <w:rPr>
          <w:rFonts w:hint="eastAsia"/>
        </w:rPr>
        <w:t xml:space="preserve"> 简单的增加分辨率是不能解决ac</w:t>
      </w:r>
      <w:r>
        <w:t>ne</w:t>
      </w:r>
    </w:p>
    <w:p w:rsidR="00BB2D60" w:rsidRDefault="00236A44">
      <w:pPr>
        <w:widowControl/>
        <w:jc w:val="left"/>
      </w:pPr>
      <w:r>
        <w:t>4.1</w:t>
      </w:r>
      <w:r>
        <w:rPr>
          <w:rFonts w:hint="eastAsia"/>
        </w:rPr>
        <w:t>：深度B</w:t>
      </w:r>
      <w:r>
        <w:t>ias</w:t>
      </w:r>
    </w:p>
    <w:p w:rsidR="00BB2D60" w:rsidRDefault="00236A44">
      <w:pPr>
        <w:widowControl/>
        <w:jc w:val="left"/>
        <w:rPr>
          <w:rFonts w:ascii="Arial" w:hAnsi="Arial" w:cs="Arial"/>
          <w:color w:val="222222"/>
          <w:shd w:val="clear" w:color="auto" w:fill="FAFAFA"/>
        </w:rPr>
      </w:pPr>
      <w:r>
        <w:t xml:space="preserve">  </w:t>
      </w:r>
      <w:r>
        <w:rPr>
          <w:rFonts w:hint="eastAsia"/>
        </w:rPr>
        <w:t>增加恒定的偏移,问题</w:t>
      </w:r>
      <w:r>
        <w:rPr>
          <w:rFonts w:ascii="Arial" w:hAnsi="Arial" w:cs="Arial"/>
          <w:color w:val="222222"/>
          <w:shd w:val="clear" w:color="auto" w:fill="FAFAFA"/>
        </w:rPr>
        <w:t>Peter</w:t>
      </w:r>
      <w:r>
        <w:rPr>
          <w:rFonts w:ascii="Arial" w:hAnsi="Arial" w:cs="Arial" w:hint="eastAsia"/>
          <w:color w:val="222222"/>
          <w:shd w:val="clear" w:color="auto" w:fill="FAFAFA"/>
        </w:rPr>
        <w:t>平移。</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4.2</w:t>
      </w:r>
      <w:r>
        <w:rPr>
          <w:rFonts w:ascii="Arial" w:hAnsi="Arial" w:cs="Arial"/>
          <w:color w:val="222222"/>
          <w:shd w:val="clear" w:color="auto" w:fill="FAFAFA"/>
        </w:rPr>
        <w:t xml:space="preserve"> </w:t>
      </w:r>
      <w:r>
        <w:rPr>
          <w:rFonts w:ascii="Arial" w:hAnsi="Arial" w:cs="Arial" w:hint="eastAsia"/>
          <w:color w:val="222222"/>
          <w:shd w:val="clear" w:color="auto" w:fill="FAFAFA"/>
        </w:rPr>
        <w:t>Cas</w:t>
      </w:r>
      <w:r>
        <w:rPr>
          <w:rFonts w:ascii="Arial" w:hAnsi="Arial" w:cs="Arial"/>
          <w:color w:val="222222"/>
          <w:shd w:val="clear" w:color="auto" w:fill="FAFAFA"/>
        </w:rPr>
        <w:t xml:space="preserve">cade </w:t>
      </w:r>
      <w:r>
        <w:rPr>
          <w:rFonts w:ascii="Arial" w:hAnsi="Arial" w:cs="Arial" w:hint="eastAsia"/>
          <w:color w:val="222222"/>
          <w:shd w:val="clear" w:color="auto" w:fill="FAFAFA"/>
        </w:rPr>
        <w:t>数据</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 xml:space="preserve"> </w:t>
      </w:r>
      <w:r>
        <w:rPr>
          <w:rFonts w:ascii="Arial" w:hAnsi="Arial" w:cs="Arial"/>
          <w:color w:val="222222"/>
          <w:shd w:val="clear" w:color="auto" w:fill="FAFAFA"/>
        </w:rPr>
        <w:t xml:space="preserve">  acne </w:t>
      </w:r>
      <w:r>
        <w:rPr>
          <w:rFonts w:ascii="Arial" w:hAnsi="Arial" w:cs="Arial" w:hint="eastAsia"/>
          <w:color w:val="222222"/>
          <w:shd w:val="clear" w:color="auto" w:fill="FAFAFA"/>
        </w:rPr>
        <w:t>取决于世界空间纹素的大小</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4.3</w:t>
      </w:r>
      <w:r>
        <w:rPr>
          <w:rFonts w:ascii="Arial" w:hAnsi="Arial" w:cs="Arial"/>
          <w:color w:val="222222"/>
          <w:shd w:val="clear" w:color="auto" w:fill="FAFAFA"/>
        </w:rPr>
        <w:t xml:space="preserve"> </w:t>
      </w:r>
      <w:r>
        <w:rPr>
          <w:rFonts w:ascii="Arial" w:hAnsi="Arial" w:cs="Arial" w:hint="eastAsia"/>
          <w:color w:val="222222"/>
          <w:shd w:val="clear" w:color="auto" w:fill="FAFAFA"/>
        </w:rPr>
        <w:t>Nor</w:t>
      </w:r>
      <w:r>
        <w:rPr>
          <w:rFonts w:ascii="Arial" w:hAnsi="Arial" w:cs="Arial"/>
          <w:color w:val="222222"/>
          <w:shd w:val="clear" w:color="auto" w:fill="FAFAFA"/>
        </w:rPr>
        <w:t xml:space="preserve">mal </w:t>
      </w:r>
      <w:r>
        <w:rPr>
          <w:rFonts w:ascii="Arial" w:hAnsi="Arial" w:cs="Arial" w:hint="eastAsia"/>
          <w:color w:val="222222"/>
          <w:shd w:val="clear" w:color="auto" w:fill="FAFAFA"/>
        </w:rPr>
        <w:t>偏移</w:t>
      </w:r>
    </w:p>
    <w:p w:rsidR="00BB2D60" w:rsidRDefault="00236A44">
      <w:r>
        <w:rPr>
          <w:rFonts w:hint="eastAsia"/>
          <w:color w:val="222222"/>
          <w:shd w:val="clear" w:color="auto" w:fill="FAFAFA"/>
        </w:rPr>
        <w:t xml:space="preserve"> </w:t>
      </w:r>
      <w:r>
        <w:rPr>
          <w:color w:val="222222"/>
          <w:shd w:val="clear" w:color="auto" w:fill="FAFAFA"/>
        </w:rPr>
        <w:t xml:space="preserve">  </w:t>
      </w:r>
      <w:r>
        <w:t>不正确的自阴影发生是因为投射阴影者的深度</w:t>
      </w:r>
      <w:proofErr w:type="spellStart"/>
      <w:r>
        <w:t>texel</w:t>
      </w:r>
      <w:proofErr w:type="spellEnd"/>
      <w:r>
        <w:t>覆盖了多个碎片</w:t>
      </w:r>
      <w:r>
        <w:rPr>
          <w:rFonts w:hint="eastAsia"/>
        </w:rPr>
        <w:t>,</w:t>
      </w:r>
    </w:p>
    <w:p w:rsidR="00BB2D60" w:rsidRDefault="00236A44">
      <w:r>
        <w:rPr>
          <w:rFonts w:hint="eastAsia"/>
        </w:rPr>
        <w:t>4.4配置Bias</w:t>
      </w:r>
    </w:p>
    <w:p w:rsidR="00BB2D60" w:rsidRDefault="00236A44">
      <w:r>
        <w:t xml:space="preserve">4.5 </w:t>
      </w:r>
      <w:r>
        <w:rPr>
          <w:rFonts w:hint="eastAsia"/>
        </w:rPr>
        <w:t>阴影平坠 ？</w:t>
      </w:r>
    </w:p>
    <w:p w:rsidR="00BB2D60" w:rsidRDefault="00236A44">
      <w:pPr>
        <w:widowControl/>
        <w:numPr>
          <w:ilvl w:val="0"/>
          <w:numId w:val="4"/>
        </w:numPr>
        <w:shd w:val="clear" w:color="auto" w:fill="FFFFFF"/>
        <w:spacing w:line="210" w:lineRule="atLeast"/>
        <w:ind w:left="0"/>
        <w:jc w:val="left"/>
      </w:pPr>
      <w:r>
        <w:rPr>
          <w:rFonts w:hint="eastAsia"/>
        </w:rPr>
        <w:t>4.6</w:t>
      </w:r>
      <w:r>
        <w:t xml:space="preserve"> </w:t>
      </w:r>
      <w:r>
        <w:rPr>
          <w:rFonts w:hint="eastAsia"/>
        </w:rPr>
        <w:t xml:space="preserve">软阴影PCF过滤 </w:t>
      </w:r>
      <w:r>
        <w:t>百分比渐进过滤</w:t>
      </w:r>
    </w:p>
    <w:p w:rsidR="00BB2D60" w:rsidRDefault="00236A44">
      <w:pPr>
        <w:widowControl/>
        <w:numPr>
          <w:ilvl w:val="0"/>
          <w:numId w:val="4"/>
        </w:numPr>
        <w:shd w:val="clear" w:color="auto" w:fill="FFFFFF"/>
        <w:spacing w:line="210" w:lineRule="atLeast"/>
        <w:ind w:left="0"/>
        <w:jc w:val="left"/>
      </w:pPr>
      <w:r>
        <w:rPr>
          <w:rFonts w:hint="eastAsia"/>
        </w:rPr>
        <w:t>4.7</w:t>
      </w:r>
      <w:r>
        <w:t xml:space="preserve"> </w:t>
      </w:r>
      <w:r>
        <w:rPr>
          <w:rFonts w:hint="eastAsia"/>
        </w:rPr>
        <w:t>混合Ca</w:t>
      </w:r>
      <w:r>
        <w:t>scade</w:t>
      </w:r>
    </w:p>
    <w:p w:rsidR="00BB2D60" w:rsidRDefault="00236A44">
      <w:pPr>
        <w:widowControl/>
        <w:numPr>
          <w:ilvl w:val="0"/>
          <w:numId w:val="4"/>
        </w:numPr>
        <w:shd w:val="clear" w:color="auto" w:fill="FFFFFF"/>
        <w:spacing w:line="210" w:lineRule="atLeast"/>
        <w:ind w:left="0"/>
        <w:jc w:val="left"/>
      </w:pPr>
      <w:r>
        <w:rPr>
          <w:noProof/>
        </w:rPr>
        <w:lastRenderedPageBreak/>
        <w:drawing>
          <wp:inline distT="0" distB="0" distL="0" distR="0">
            <wp:extent cx="5274310" cy="3422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3422015"/>
                    </a:xfrm>
                    <a:prstGeom prst="rect">
                      <a:avLst/>
                    </a:prstGeom>
                  </pic:spPr>
                </pic:pic>
              </a:graphicData>
            </a:graphic>
          </wp:inline>
        </w:drawing>
      </w:r>
    </w:p>
    <w:p w:rsidR="00BB2D60" w:rsidRDefault="00236A44">
      <w:r>
        <w:rPr>
          <w:rFonts w:hint="eastAsia"/>
        </w:rPr>
        <w:t>4</w:t>
      </w:r>
      <w:r>
        <w:t xml:space="preserve">.8 </w:t>
      </w:r>
      <w:r>
        <w:rPr>
          <w:rFonts w:hint="eastAsia"/>
        </w:rPr>
        <w:t>抖动过渡</w:t>
      </w:r>
    </w:p>
    <w:p w:rsidR="00BB2D60" w:rsidRDefault="00236A44">
      <w:r>
        <w:rPr>
          <w:rFonts w:hint="eastAsia"/>
        </w:rPr>
        <w:t xml:space="preserve"> </w:t>
      </w:r>
      <w:r>
        <w:t xml:space="preserve">  </w:t>
      </w:r>
      <w:r>
        <w:rPr>
          <w:rFonts w:hint="eastAsia"/>
        </w:rPr>
        <w:t>抖动</w:t>
      </w:r>
      <w:r>
        <w:t xml:space="preserve"> </w:t>
      </w:r>
      <w:r>
        <w:rPr>
          <w:rFonts w:hint="eastAsia"/>
        </w:rPr>
        <w:t>更省性能模式</w:t>
      </w:r>
    </w:p>
    <w:p w:rsidR="00BB2D60" w:rsidRDefault="00236A44">
      <w:r>
        <w:rPr>
          <w:rFonts w:hint="eastAsia"/>
        </w:rPr>
        <w:t>4.9</w:t>
      </w:r>
      <w:r>
        <w:t xml:space="preserve"> </w:t>
      </w:r>
      <w:r>
        <w:rPr>
          <w:rFonts w:hint="eastAsia"/>
        </w:rPr>
        <w:t xml:space="preserve">剔除偏差 </w:t>
      </w:r>
      <w:r>
        <w:t xml:space="preserve"> </w:t>
      </w:r>
      <w:r>
        <w:rPr>
          <w:rFonts w:hint="eastAsia"/>
        </w:rPr>
        <w:t>网易P8相当腾讯3-3</w:t>
      </w:r>
      <w:r>
        <w:t xml:space="preserve">  </w:t>
      </w:r>
      <w:r>
        <w:rPr>
          <w:rFonts w:hint="eastAsia"/>
        </w:rPr>
        <w:t>腾讯3-2</w:t>
      </w:r>
    </w:p>
    <w:p w:rsidR="00BB2D60" w:rsidRDefault="00236A44">
      <w:r>
        <w:rPr>
          <w:rFonts w:hint="eastAsia"/>
        </w:rPr>
        <w:t>5半透明</w:t>
      </w:r>
    </w:p>
    <w:p w:rsidR="00BB2D60" w:rsidRDefault="00236A44">
      <w:r>
        <w:rPr>
          <w:rFonts w:hint="eastAsia"/>
        </w:rPr>
        <w:t xml:space="preserve"> </w:t>
      </w:r>
      <w:r>
        <w:t xml:space="preserve"> </w:t>
      </w:r>
      <w:r>
        <w:rPr>
          <w:rFonts w:hint="eastAsia"/>
        </w:rPr>
        <w:t>5.1</w:t>
      </w:r>
      <w:r>
        <w:t xml:space="preserve"> </w:t>
      </w:r>
      <w:r>
        <w:rPr>
          <w:rFonts w:hint="eastAsia"/>
        </w:rPr>
        <w:t>阴影模式</w:t>
      </w:r>
    </w:p>
    <w:p w:rsidR="00BB2D60" w:rsidRDefault="00236A44">
      <w:r>
        <w:rPr>
          <w:rFonts w:hint="eastAsia"/>
        </w:rPr>
        <w:t xml:space="preserve"> </w:t>
      </w:r>
      <w:r>
        <w:t xml:space="preserve"> </w:t>
      </w:r>
      <w:r>
        <w:rPr>
          <w:rFonts w:hint="eastAsia"/>
        </w:rPr>
        <w:t>5.2裁剪阴影</w:t>
      </w:r>
    </w:p>
    <w:p w:rsidR="00BB2D60" w:rsidRDefault="00236A44">
      <w:r>
        <w:rPr>
          <w:rFonts w:hint="eastAsia"/>
        </w:rPr>
        <w:t xml:space="preserve"> </w:t>
      </w:r>
      <w:r>
        <w:t xml:space="preserve">    </w:t>
      </w:r>
      <w:r>
        <w:rPr>
          <w:rFonts w:hint="eastAsia"/>
        </w:rPr>
        <w:t>半透明 需要</w:t>
      </w:r>
      <w:proofErr w:type="spellStart"/>
      <w:r>
        <w:rPr>
          <w:rFonts w:hint="eastAsia"/>
        </w:rPr>
        <w:t>S</w:t>
      </w:r>
      <w:r>
        <w:t>hadowCaster</w:t>
      </w:r>
      <w:proofErr w:type="spellEnd"/>
      <w:r>
        <w:t xml:space="preserve"> Pass</w:t>
      </w:r>
      <w:r>
        <w:rPr>
          <w:rFonts w:hint="eastAsia"/>
        </w:rPr>
        <w:t>里面用</w:t>
      </w:r>
      <w:r>
        <w:t>c</w:t>
      </w:r>
      <w:r>
        <w:rPr>
          <w:rFonts w:hint="eastAsia"/>
        </w:rPr>
        <w:t>lip</w:t>
      </w:r>
      <w:r>
        <w:t xml:space="preserve"> </w:t>
      </w:r>
      <w:r>
        <w:rPr>
          <w:rFonts w:hint="eastAsia"/>
        </w:rPr>
        <w:t>裁剪掉投射的图形。</w:t>
      </w:r>
    </w:p>
    <w:p w:rsidR="00BB2D60" w:rsidRDefault="00236A44">
      <w:r>
        <w:rPr>
          <w:rFonts w:hint="eastAsia"/>
        </w:rPr>
        <w:t xml:space="preserve"> </w:t>
      </w:r>
      <w:r>
        <w:t xml:space="preserve"> </w:t>
      </w:r>
      <w:r>
        <w:rPr>
          <w:rFonts w:hint="eastAsia"/>
        </w:rPr>
        <w:t>5.3</w:t>
      </w:r>
      <w:r>
        <w:t xml:space="preserve"> </w:t>
      </w:r>
      <w:r>
        <w:rPr>
          <w:rFonts w:hint="eastAsia"/>
        </w:rPr>
        <w:t>抖动阴影</w:t>
      </w:r>
    </w:p>
    <w:p w:rsidR="00BB2D60" w:rsidRDefault="00236A44">
      <w:r>
        <w:rPr>
          <w:rFonts w:hint="eastAsia"/>
        </w:rPr>
        <w:t xml:space="preserve"> </w:t>
      </w:r>
      <w:r>
        <w:t xml:space="preserve"> </w:t>
      </w:r>
      <w:r>
        <w:rPr>
          <w:rFonts w:hint="eastAsia"/>
        </w:rPr>
        <w:t>5.4</w:t>
      </w:r>
      <w:r>
        <w:t xml:space="preserve"> </w:t>
      </w:r>
      <w:r>
        <w:rPr>
          <w:rFonts w:hint="eastAsia"/>
        </w:rPr>
        <w:t>没有阴影</w:t>
      </w:r>
    </w:p>
    <w:p w:rsidR="00BB2D60" w:rsidRDefault="00236A44">
      <w:r>
        <w:rPr>
          <w:rFonts w:hint="eastAsia"/>
        </w:rPr>
        <w:t xml:space="preserve"> </w:t>
      </w:r>
      <w:r>
        <w:t xml:space="preserve"> </w:t>
      </w:r>
      <w:r>
        <w:rPr>
          <w:rFonts w:hint="eastAsia"/>
        </w:rPr>
        <w:t>5.5</w:t>
      </w:r>
      <w:r>
        <w:t xml:space="preserve"> </w:t>
      </w:r>
      <w:r>
        <w:rPr>
          <w:rFonts w:hint="eastAsia"/>
        </w:rPr>
        <w:t>Un</w:t>
      </w:r>
      <w:r>
        <w:t xml:space="preserve">lit </w:t>
      </w:r>
      <w:r>
        <w:rPr>
          <w:rFonts w:hint="eastAsia"/>
        </w:rPr>
        <w:t>阴影投射</w:t>
      </w:r>
    </w:p>
    <w:p w:rsidR="00BB2D60" w:rsidRDefault="00236A44">
      <w:r>
        <w:rPr>
          <w:rFonts w:hint="eastAsia"/>
        </w:rPr>
        <w:t>第五课时 烘培灯光</w:t>
      </w:r>
    </w:p>
    <w:p w:rsidR="00BB2D60" w:rsidRDefault="00236A44">
      <w:r>
        <w:rPr>
          <w:rFonts w:hint="eastAsia"/>
        </w:rPr>
        <w:t xml:space="preserve"> </w:t>
      </w:r>
      <w:r>
        <w:t xml:space="preserve">  </w:t>
      </w:r>
      <w:r>
        <w:rPr>
          <w:rFonts w:hint="eastAsia"/>
        </w:rPr>
        <w:t>灯光图和反射球</w:t>
      </w:r>
    </w:p>
    <w:p w:rsidR="00BB2D60" w:rsidRDefault="00236A44">
      <w:r>
        <w:rPr>
          <w:rFonts w:hint="eastAsia"/>
        </w:rPr>
        <w:t xml:space="preserve"> </w:t>
      </w:r>
      <w:r>
        <w:t xml:space="preserve">  </w:t>
      </w:r>
      <w:r>
        <w:rPr>
          <w:rFonts w:hint="eastAsia"/>
        </w:rPr>
        <w:t>烘培静态全局光,采样Lig</w:t>
      </w:r>
      <w:r>
        <w:t>ht Maps</w:t>
      </w:r>
      <w:r>
        <w:rPr>
          <w:rFonts w:hint="eastAsia"/>
        </w:rPr>
        <w:t>和反射球 和L</w:t>
      </w:r>
      <w:r>
        <w:t>PPVs</w:t>
      </w:r>
    </w:p>
    <w:p w:rsidR="00BB2D60" w:rsidRDefault="00236A44">
      <w:r>
        <w:t xml:space="preserve">   </w:t>
      </w:r>
      <w:r>
        <w:rPr>
          <w:rFonts w:hint="eastAsia"/>
        </w:rPr>
        <w:t>支持自发光表面</w:t>
      </w:r>
    </w:p>
    <w:p w:rsidR="00BB2D60" w:rsidRDefault="00236A44">
      <w:r>
        <w:rPr>
          <w:rFonts w:hint="eastAsia"/>
        </w:rPr>
        <w:t>1</w:t>
      </w:r>
      <w:r>
        <w:t xml:space="preserve"> </w:t>
      </w:r>
      <w:r>
        <w:rPr>
          <w:rFonts w:hint="eastAsia"/>
        </w:rPr>
        <w:t>烘培静态光</w:t>
      </w:r>
    </w:p>
    <w:p w:rsidR="00BB2D60" w:rsidRDefault="00236A44">
      <w:r>
        <w:rPr>
          <w:rFonts w:hint="eastAsia"/>
        </w:rPr>
        <w:t xml:space="preserve"> </w:t>
      </w:r>
      <w:r>
        <w:t xml:space="preserve"> </w:t>
      </w:r>
      <w:r>
        <w:rPr>
          <w:rFonts w:hint="eastAsia"/>
        </w:rPr>
        <w:t>提前存在</w:t>
      </w:r>
      <w:proofErr w:type="spellStart"/>
      <w:r>
        <w:rPr>
          <w:rFonts w:hint="eastAsia"/>
        </w:rPr>
        <w:t>Lig</w:t>
      </w:r>
      <w:r>
        <w:t>htMap</w:t>
      </w:r>
      <w:proofErr w:type="spellEnd"/>
      <w:r>
        <w:rPr>
          <w:rFonts w:hint="eastAsia"/>
        </w:rPr>
        <w:t>里面和Pr</w:t>
      </w:r>
      <w:r>
        <w:t>obe</w:t>
      </w:r>
      <w:r>
        <w:rPr>
          <w:rFonts w:hint="eastAsia"/>
        </w:rPr>
        <w:t>，后者是全局光照的一部分,静态的不能在运行时进行改变,增加构建的时间的内存。</w:t>
      </w:r>
    </w:p>
    <w:p w:rsidR="00BB2D60" w:rsidRDefault="00236A44">
      <w:r>
        <w:rPr>
          <w:rFonts w:hint="eastAsia"/>
        </w:rPr>
        <w:t>1.1场景灯光的设置</w:t>
      </w:r>
    </w:p>
    <w:p w:rsidR="00BB2D60" w:rsidRDefault="00236A44">
      <w:r>
        <w:t xml:space="preserve">   </w:t>
      </w:r>
      <w:r>
        <w:rPr>
          <w:rFonts w:hint="eastAsia"/>
        </w:rPr>
        <w:t>方向光模式跟</w:t>
      </w:r>
      <w:proofErr w:type="spellStart"/>
      <w:r>
        <w:rPr>
          <w:rFonts w:hint="eastAsia"/>
        </w:rPr>
        <w:t>N</w:t>
      </w:r>
      <w:r>
        <w:t>ormalMap</w:t>
      </w:r>
      <w:proofErr w:type="spellEnd"/>
      <w:r>
        <w:rPr>
          <w:rFonts w:hint="eastAsia"/>
        </w:rPr>
        <w:t>有关系？ 现在选择N</w:t>
      </w:r>
      <w:r>
        <w:t>o-Directional</w:t>
      </w:r>
    </w:p>
    <w:p w:rsidR="00BB2D60" w:rsidRDefault="00236A44">
      <w:r>
        <w:t xml:space="preserve">1.2 </w:t>
      </w:r>
      <w:r>
        <w:rPr>
          <w:rFonts w:hint="eastAsia"/>
        </w:rPr>
        <w:t>静态物体</w:t>
      </w:r>
    </w:p>
    <w:p w:rsidR="00BB2D60" w:rsidRDefault="00236A44">
      <w:pPr>
        <w:rPr>
          <w:color w:val="FF0000"/>
        </w:rPr>
      </w:pPr>
      <w:r>
        <w:rPr>
          <w:rFonts w:hint="eastAsia"/>
        </w:rPr>
        <w:t xml:space="preserve"> </w:t>
      </w:r>
      <w:r>
        <w:t xml:space="preserve">  </w:t>
      </w:r>
      <w:r>
        <w:rPr>
          <w:rFonts w:hint="eastAsia"/>
        </w:rPr>
        <w:t>灯光模式Mi</w:t>
      </w:r>
      <w:r>
        <w:t>x</w:t>
      </w:r>
      <w:r>
        <w:rPr>
          <w:rFonts w:hint="eastAsia"/>
        </w:rPr>
        <w:t>，告诉Unity要对这盏光烘培间接光,除此之外这盏光还是一盏实时光。灯光设置勾选</w:t>
      </w:r>
      <w:r>
        <w:rPr>
          <w:rFonts w:hint="eastAsia"/>
          <w:color w:val="FF0000"/>
        </w:rPr>
        <w:t>自动生成</w:t>
      </w:r>
      <w:proofErr w:type="spellStart"/>
      <w:r>
        <w:rPr>
          <w:rFonts w:hint="eastAsia"/>
          <w:color w:val="FF0000"/>
        </w:rPr>
        <w:t>Li</w:t>
      </w:r>
      <w:r>
        <w:rPr>
          <w:color w:val="FF0000"/>
        </w:rPr>
        <w:t>ghtMap</w:t>
      </w:r>
      <w:proofErr w:type="spellEnd"/>
    </w:p>
    <w:p w:rsidR="00BB2D60" w:rsidRDefault="00236A44">
      <w:r>
        <w:t xml:space="preserve">   </w:t>
      </w:r>
      <w:r>
        <w:rPr>
          <w:rFonts w:hint="eastAsia"/>
        </w:rPr>
        <w:t>勾选</w:t>
      </w:r>
      <w:proofErr w:type="spellStart"/>
      <w:r>
        <w:rPr>
          <w:rFonts w:hint="eastAsia"/>
        </w:rPr>
        <w:t>Lig</w:t>
      </w:r>
      <w:r>
        <w:t>htMap</w:t>
      </w:r>
      <w:proofErr w:type="spellEnd"/>
      <w:r>
        <w:t xml:space="preserve"> </w:t>
      </w:r>
      <w:r>
        <w:rPr>
          <w:rFonts w:hint="eastAsia"/>
        </w:rPr>
        <w:t>使用物体会变成静态</w:t>
      </w:r>
    </w:p>
    <w:p w:rsidR="00BB2D60" w:rsidRDefault="00236A44">
      <w:r>
        <w:rPr>
          <w:rFonts w:hint="eastAsia"/>
        </w:rPr>
        <w:lastRenderedPageBreak/>
        <w:t xml:space="preserve"> </w:t>
      </w:r>
      <w:r>
        <w:t xml:space="preserve">  </w:t>
      </w:r>
      <w:r>
        <w:rPr>
          <w:noProof/>
        </w:rPr>
        <w:drawing>
          <wp:inline distT="0" distB="0" distL="0" distR="0">
            <wp:extent cx="2695575" cy="254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710810" cy="2554480"/>
                    </a:xfrm>
                    <a:prstGeom prst="rect">
                      <a:avLst/>
                    </a:prstGeom>
                  </pic:spPr>
                </pic:pic>
              </a:graphicData>
            </a:graphic>
          </wp:inline>
        </w:drawing>
      </w:r>
    </w:p>
    <w:p w:rsidR="00BB2D60" w:rsidRDefault="00236A44">
      <w:pPr>
        <w:pStyle w:val="a6"/>
        <w:numPr>
          <w:ilvl w:val="1"/>
          <w:numId w:val="3"/>
        </w:numPr>
        <w:ind w:firstLineChars="0"/>
      </w:pPr>
      <w:r>
        <w:rPr>
          <w:rFonts w:hint="eastAsia"/>
        </w:rPr>
        <w:t>完全的Bake灯光</w:t>
      </w:r>
    </w:p>
    <w:p w:rsidR="00BB2D60" w:rsidRDefault="00236A44">
      <w:pPr>
        <w:pStyle w:val="a6"/>
        <w:ind w:left="1110" w:firstLineChars="0" w:firstLine="0"/>
      </w:pPr>
      <w:r>
        <w:rPr>
          <w:rFonts w:hint="eastAsia"/>
        </w:rPr>
        <w:t>B</w:t>
      </w:r>
      <w:r>
        <w:t xml:space="preserve">ake </w:t>
      </w:r>
      <w:r>
        <w:rPr>
          <w:rFonts w:hint="eastAsia"/>
        </w:rPr>
        <w:t>场景完全黑掉</w:t>
      </w:r>
    </w:p>
    <w:p w:rsidR="00BB2D60" w:rsidRDefault="00236A44">
      <w:pPr>
        <w:pStyle w:val="a6"/>
        <w:numPr>
          <w:ilvl w:val="0"/>
          <w:numId w:val="3"/>
        </w:numPr>
        <w:ind w:firstLineChars="0"/>
      </w:pPr>
      <w:r>
        <w:rPr>
          <w:rFonts w:hint="eastAsia"/>
        </w:rPr>
        <w:t>采样 烘培灯光</w:t>
      </w:r>
    </w:p>
    <w:p w:rsidR="00BB2D60" w:rsidRDefault="00236A44">
      <w:pPr>
        <w:pStyle w:val="a6"/>
        <w:ind w:left="375" w:firstLineChars="0" w:firstLine="0"/>
      </w:pPr>
      <w:r>
        <w:rPr>
          <w:rFonts w:hint="eastAsia"/>
        </w:rPr>
        <w:t>2.1全局照明</w:t>
      </w:r>
    </w:p>
    <w:p w:rsidR="00BB2D60" w:rsidRDefault="00236A44">
      <w:pPr>
        <w:pStyle w:val="a6"/>
        <w:ind w:left="375" w:firstLineChars="0" w:firstLine="0"/>
      </w:pPr>
      <w:r>
        <w:rPr>
          <w:rFonts w:hint="eastAsia"/>
        </w:rPr>
        <w:t xml:space="preserve"> </w:t>
      </w:r>
      <w:r>
        <w:t xml:space="preserve">  </w:t>
      </w:r>
      <w:r>
        <w:rPr>
          <w:rFonts w:hint="eastAsia"/>
        </w:rPr>
        <w:t>全局灯光的高光是反射球是SSR</w:t>
      </w:r>
      <w:r>
        <w:t xml:space="preserve">  </w:t>
      </w:r>
      <w:r>
        <w:rPr>
          <w:rFonts w:hint="eastAsia"/>
        </w:rPr>
        <w:t>Sc</w:t>
      </w:r>
      <w:r>
        <w:t xml:space="preserve">reen-space reflections </w:t>
      </w:r>
      <w:r>
        <w:rPr>
          <w:rFonts w:hint="eastAsia"/>
        </w:rPr>
        <w:t>屏幕空间反射</w:t>
      </w:r>
    </w:p>
    <w:p w:rsidR="00BB2D60" w:rsidRDefault="00236A44">
      <w:pPr>
        <w:pStyle w:val="a6"/>
        <w:ind w:left="375" w:firstLineChars="0" w:firstLine="0"/>
      </w:pPr>
      <w:r>
        <w:rPr>
          <w:rFonts w:hint="eastAsia"/>
        </w:rPr>
        <w:t>2.2</w:t>
      </w:r>
      <w:r>
        <w:t xml:space="preserve"> </w:t>
      </w:r>
      <w:proofErr w:type="spellStart"/>
      <w:r>
        <w:rPr>
          <w:rFonts w:hint="eastAsia"/>
        </w:rPr>
        <w:t>Li</w:t>
      </w:r>
      <w:r>
        <w:t>ghtMap</w:t>
      </w:r>
      <w:proofErr w:type="spellEnd"/>
      <w:r>
        <w:t xml:space="preserve"> </w:t>
      </w:r>
      <w:r>
        <w:rPr>
          <w:rFonts w:hint="eastAsia"/>
        </w:rPr>
        <w:t>坐标</w:t>
      </w:r>
    </w:p>
    <w:p w:rsidR="00BB2D60" w:rsidRDefault="00236A44">
      <w:pPr>
        <w:pStyle w:val="a6"/>
        <w:ind w:left="375" w:firstLineChars="0" w:firstLine="0"/>
      </w:pPr>
      <w:r>
        <w:rPr>
          <w:rFonts w:hint="eastAsia"/>
        </w:rPr>
        <w:t xml:space="preserve"> </w:t>
      </w:r>
      <w:r>
        <w:t xml:space="preserve">  </w:t>
      </w:r>
      <w:r>
        <w:rPr>
          <w:rFonts w:hint="eastAsia"/>
        </w:rPr>
        <w:t>设置每个物体逐物体数据</w:t>
      </w:r>
      <w:proofErr w:type="spellStart"/>
      <w:r>
        <w:rPr>
          <w:rFonts w:hint="eastAsia"/>
        </w:rPr>
        <w:t>Lig</w:t>
      </w:r>
      <w:r>
        <w:t>htMaps</w:t>
      </w:r>
      <w:proofErr w:type="spellEnd"/>
      <w:r>
        <w:rPr>
          <w:rFonts w:hint="eastAsia"/>
        </w:rPr>
        <w:t>灯光贴图</w:t>
      </w:r>
      <w:proofErr w:type="spellStart"/>
      <w:r>
        <w:t>DrawingSettings</w:t>
      </w:r>
      <w:proofErr w:type="spellEnd"/>
      <w:r>
        <w:t xml:space="preserve"> </w:t>
      </w:r>
      <w:r>
        <w:rPr>
          <w:rFonts w:hint="eastAsia"/>
        </w:rPr>
        <w:t>里面进行设置</w:t>
      </w:r>
    </w:p>
    <w:p w:rsidR="00BB2D60" w:rsidRDefault="00236A44">
      <w:pPr>
        <w:pStyle w:val="a6"/>
        <w:ind w:left="375" w:firstLineChars="0" w:firstLine="0"/>
      </w:pPr>
      <w:r>
        <w:rPr>
          <w:noProof/>
        </w:rPr>
        <w:drawing>
          <wp:inline distT="0" distB="0" distL="0" distR="0">
            <wp:extent cx="5274310" cy="2988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2988945"/>
                    </a:xfrm>
                    <a:prstGeom prst="rect">
                      <a:avLst/>
                    </a:prstGeom>
                  </pic:spPr>
                </pic:pic>
              </a:graphicData>
            </a:graphic>
          </wp:inline>
        </w:drawing>
      </w:r>
    </w:p>
    <w:p w:rsidR="00BB2D60" w:rsidRDefault="00236A44">
      <w:r>
        <w:rPr>
          <w:rFonts w:hint="eastAsia"/>
        </w:rPr>
        <w:t xml:space="preserve"> </w:t>
      </w:r>
      <w:r>
        <w:t xml:space="preserve">  </w:t>
      </w:r>
      <w:r>
        <w:rPr>
          <w:rFonts w:hint="eastAsia"/>
        </w:rPr>
        <w:t>静态的物体会显示出UV</w:t>
      </w:r>
      <w:r>
        <w:t xml:space="preserve"> </w:t>
      </w:r>
      <w:r>
        <w:rPr>
          <w:rFonts w:hint="eastAsia"/>
        </w:rPr>
        <w:t>动态的物体 是黑色的没有UV信息</w:t>
      </w:r>
    </w:p>
    <w:p w:rsidR="00BB2D60" w:rsidRDefault="00236A44">
      <w:r>
        <w:rPr>
          <w:rFonts w:hint="eastAsia"/>
        </w:rPr>
        <w:t xml:space="preserve"> </w:t>
      </w:r>
      <w:r>
        <w:t xml:space="preserve">  </w:t>
      </w:r>
      <w:r>
        <w:rPr>
          <w:rFonts w:hint="eastAsia"/>
        </w:rPr>
        <w:t>2.3</w:t>
      </w:r>
      <w:r>
        <w:t xml:space="preserve"> </w:t>
      </w:r>
      <w:r>
        <w:rPr>
          <w:rFonts w:hint="eastAsia"/>
        </w:rPr>
        <w:t>转换Lig</w:t>
      </w:r>
      <w:r>
        <w:t xml:space="preserve">ht Map </w:t>
      </w:r>
      <w:r>
        <w:rPr>
          <w:rFonts w:hint="eastAsia"/>
        </w:rPr>
        <w:t>坐标</w:t>
      </w:r>
    </w:p>
    <w:p w:rsidR="00BB2D60" w:rsidRDefault="00236A44">
      <w:r>
        <w:rPr>
          <w:rFonts w:hint="eastAsia"/>
        </w:rPr>
        <w:t xml:space="preserve"> </w:t>
      </w:r>
      <w:r>
        <w:t xml:space="preserve">     </w:t>
      </w:r>
      <w:r>
        <w:rPr>
          <w:rFonts w:hint="eastAsia"/>
        </w:rPr>
        <w:t>Lig</w:t>
      </w:r>
      <w:r>
        <w:t>ht Map UV</w:t>
      </w:r>
      <w:r>
        <w:rPr>
          <w:rFonts w:hint="eastAsia"/>
        </w:rPr>
        <w:t>坐标是每一个Mesh自动生成的或者导入网格数据的一部分。增加</w:t>
      </w:r>
      <w:proofErr w:type="spellStart"/>
      <w:r>
        <w:t>unityDynamicLightmapST</w:t>
      </w:r>
      <w:proofErr w:type="spellEnd"/>
      <w:r>
        <w:t xml:space="preserve"> </w:t>
      </w:r>
      <w:r>
        <w:rPr>
          <w:rFonts w:hint="eastAsia"/>
        </w:rPr>
        <w:t>否则SRP</w:t>
      </w:r>
      <w:r>
        <w:t xml:space="preserve"> </w:t>
      </w:r>
      <w:r>
        <w:rPr>
          <w:rFonts w:hint="eastAsia"/>
        </w:rPr>
        <w:t>Batch兼容性是会打断的。</w:t>
      </w:r>
      <w:proofErr w:type="spellStart"/>
      <w:r>
        <w:rPr>
          <w:rFonts w:hint="eastAsia"/>
        </w:rPr>
        <w:t>Unity</w:t>
      </w:r>
      <w:r>
        <w:t>PerDraw</w:t>
      </w:r>
      <w:proofErr w:type="spellEnd"/>
      <w:r>
        <w:rPr>
          <w:rFonts w:hint="eastAsia"/>
        </w:rPr>
        <w:t>是在被需要的时候进行实例化。</w:t>
      </w:r>
    </w:p>
    <w:p w:rsidR="00BB2D60" w:rsidRDefault="00236A44">
      <w:r>
        <w:rPr>
          <w:rFonts w:hint="eastAsia"/>
        </w:rPr>
        <w:t xml:space="preserve"> </w:t>
      </w:r>
      <w:r>
        <w:t xml:space="preserve">  </w:t>
      </w:r>
      <w:r>
        <w:rPr>
          <w:rFonts w:hint="eastAsia"/>
        </w:rPr>
        <w:t>2.4</w:t>
      </w:r>
      <w:r>
        <w:t xml:space="preserve"> </w:t>
      </w:r>
      <w:r>
        <w:rPr>
          <w:rFonts w:hint="eastAsia"/>
        </w:rPr>
        <w:t>采样</w:t>
      </w:r>
      <w:proofErr w:type="spellStart"/>
      <w:r>
        <w:rPr>
          <w:rFonts w:hint="eastAsia"/>
        </w:rPr>
        <w:t>Light</w:t>
      </w:r>
      <w:r>
        <w:t>Map</w:t>
      </w:r>
      <w:proofErr w:type="spellEnd"/>
    </w:p>
    <w:p w:rsidR="00BB2D60" w:rsidRDefault="00236A44">
      <w:r>
        <w:t xml:space="preserve">      </w:t>
      </w:r>
      <w:r>
        <w:rPr>
          <w:rFonts w:hint="eastAsia"/>
        </w:rPr>
        <w:t>采样成功</w:t>
      </w:r>
      <w:proofErr w:type="spellStart"/>
      <w:r>
        <w:rPr>
          <w:rFonts w:hint="eastAsia"/>
        </w:rPr>
        <w:t>Lig</w:t>
      </w:r>
      <w:r>
        <w:t>htMap</w:t>
      </w:r>
      <w:proofErr w:type="spellEnd"/>
    </w:p>
    <w:p w:rsidR="00BB2D60" w:rsidRDefault="00236A44">
      <w:pPr>
        <w:rPr>
          <w:color w:val="FF0000"/>
        </w:rPr>
      </w:pPr>
      <w:r>
        <w:rPr>
          <w:noProof/>
        </w:rPr>
        <w:lastRenderedPageBreak/>
        <w:drawing>
          <wp:inline distT="0" distB="0" distL="0" distR="0">
            <wp:extent cx="5274310" cy="2900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2900045"/>
                    </a:xfrm>
                    <a:prstGeom prst="rect">
                      <a:avLst/>
                    </a:prstGeom>
                  </pic:spPr>
                </pic:pic>
              </a:graphicData>
            </a:graphic>
          </wp:inline>
        </w:drawing>
      </w:r>
      <w:r>
        <w:rPr>
          <w:rFonts w:hint="eastAsia"/>
        </w:rPr>
        <w:t>HDR不压缩</w:t>
      </w:r>
      <w:r>
        <w:rPr>
          <w:rFonts w:hint="eastAsia"/>
          <w:color w:val="FF0000"/>
        </w:rPr>
        <w:t xml:space="preserve"> 每次改变静态非静态重新Bake</w:t>
      </w:r>
    </w:p>
    <w:p w:rsidR="00BB2D60" w:rsidRDefault="00236A44">
      <w:r>
        <w:t xml:space="preserve">2.5 </w:t>
      </w:r>
      <w:r>
        <w:rPr>
          <w:rFonts w:hint="eastAsia"/>
        </w:rPr>
        <w:t>禁用掉环境光</w:t>
      </w:r>
    </w:p>
    <w:p w:rsidR="00BB2D60" w:rsidRDefault="00236A44">
      <w:r>
        <w:rPr>
          <w:rFonts w:hint="eastAsia"/>
        </w:rPr>
        <w:t xml:space="preserve"> </w:t>
      </w:r>
      <w:r>
        <w:t xml:space="preserve">  </w:t>
      </w:r>
      <w:r>
        <w:rPr>
          <w:rFonts w:hint="eastAsia"/>
        </w:rPr>
        <w:t xml:space="preserve">环境光强度设置为零 </w:t>
      </w:r>
      <w:r>
        <w:t xml:space="preserve"> </w:t>
      </w:r>
      <w:r>
        <w:rPr>
          <w:rFonts w:hint="eastAsia"/>
        </w:rPr>
        <w:t>Bake出来就不包含天空球的间接光部分</w:t>
      </w:r>
    </w:p>
    <w:p w:rsidR="00BB2D60" w:rsidRDefault="00236A44">
      <w:r>
        <w:rPr>
          <w:noProof/>
        </w:rPr>
        <w:drawing>
          <wp:inline distT="0" distB="0" distL="0" distR="0">
            <wp:extent cx="5274310" cy="33470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3347085"/>
                    </a:xfrm>
                    <a:prstGeom prst="rect">
                      <a:avLst/>
                    </a:prstGeom>
                  </pic:spPr>
                </pic:pic>
              </a:graphicData>
            </a:graphic>
          </wp:inline>
        </w:drawing>
      </w:r>
    </w:p>
    <w:p w:rsidR="00BB2D60" w:rsidRDefault="00236A44">
      <w:pPr>
        <w:pStyle w:val="a6"/>
        <w:numPr>
          <w:ilvl w:val="0"/>
          <w:numId w:val="3"/>
        </w:numPr>
        <w:ind w:firstLineChars="0"/>
      </w:pPr>
      <w:r>
        <w:rPr>
          <w:rFonts w:hint="eastAsia"/>
        </w:rPr>
        <w:t>光探针</w:t>
      </w:r>
    </w:p>
    <w:p w:rsidR="00BB2D60" w:rsidRDefault="00236A44">
      <w:pPr>
        <w:pStyle w:val="a6"/>
        <w:ind w:left="375" w:firstLineChars="0" w:firstLine="0"/>
      </w:pPr>
      <w:r>
        <w:rPr>
          <w:rFonts w:hint="eastAsia"/>
        </w:rPr>
        <w:t>球谐光,L2球面谐波</w:t>
      </w:r>
    </w:p>
    <w:p w:rsidR="00BB2D60" w:rsidRDefault="00236A44">
      <w:pPr>
        <w:pStyle w:val="a6"/>
        <w:numPr>
          <w:ilvl w:val="1"/>
          <w:numId w:val="3"/>
        </w:numPr>
        <w:ind w:firstLineChars="0"/>
      </w:pPr>
      <w:r>
        <w:rPr>
          <w:rFonts w:hint="eastAsia"/>
        </w:rPr>
        <w:t>Lig</w:t>
      </w:r>
      <w:r>
        <w:t xml:space="preserve">ht </w:t>
      </w:r>
      <w:r>
        <w:rPr>
          <w:rFonts w:hint="eastAsia"/>
        </w:rPr>
        <w:t>探针组</w:t>
      </w:r>
    </w:p>
    <w:p w:rsidR="00BB2D60" w:rsidRDefault="00236A44">
      <w:pPr>
        <w:pStyle w:val="a6"/>
        <w:ind w:left="1110" w:firstLineChars="0" w:firstLine="0"/>
      </w:pPr>
      <w:r>
        <w:t>B</w:t>
      </w:r>
      <w:r>
        <w:rPr>
          <w:rFonts w:hint="eastAsia"/>
        </w:rPr>
        <w:t>ake之后才能看到动态物体受哪些光探针影响选中就可以,自动合并两个</w:t>
      </w:r>
      <w:proofErr w:type="spellStart"/>
      <w:r>
        <w:rPr>
          <w:rFonts w:hint="eastAsia"/>
        </w:rPr>
        <w:t>Li</w:t>
      </w:r>
      <w:r>
        <w:t>ghtProbe</w:t>
      </w:r>
      <w:proofErr w:type="spellEnd"/>
      <w:r>
        <w:rPr>
          <w:rFonts w:hint="eastAsia"/>
        </w:rPr>
        <w:t>区域。</w:t>
      </w:r>
    </w:p>
    <w:p w:rsidR="00BB2D60" w:rsidRDefault="00236A44">
      <w:pPr>
        <w:pStyle w:val="a6"/>
        <w:numPr>
          <w:ilvl w:val="1"/>
          <w:numId w:val="3"/>
        </w:numPr>
        <w:ind w:firstLineChars="0"/>
      </w:pPr>
      <w:r>
        <w:rPr>
          <w:rFonts w:hint="eastAsia"/>
        </w:rPr>
        <w:t>采样Pr</w:t>
      </w:r>
      <w:r>
        <w:t>obes</w:t>
      </w:r>
    </w:p>
    <w:p w:rsidR="00BB2D60" w:rsidRDefault="00236A44">
      <w:pPr>
        <w:pStyle w:val="a6"/>
        <w:ind w:left="1110" w:firstLineChars="0" w:firstLine="0"/>
      </w:pPr>
      <w:r>
        <w:rPr>
          <w:rFonts w:hint="eastAsia"/>
        </w:rPr>
        <w:t>需要一个方向</w:t>
      </w:r>
    </w:p>
    <w:p w:rsidR="00BB2D60" w:rsidRDefault="00236A44">
      <w:pPr>
        <w:pStyle w:val="a6"/>
        <w:numPr>
          <w:ilvl w:val="1"/>
          <w:numId w:val="3"/>
        </w:numPr>
        <w:ind w:firstLineChars="0"/>
      </w:pPr>
      <w:proofErr w:type="spellStart"/>
      <w:r>
        <w:rPr>
          <w:rFonts w:hint="eastAsia"/>
        </w:rPr>
        <w:t>Light</w:t>
      </w:r>
      <w:r>
        <w:t>Probe</w:t>
      </w:r>
      <w:proofErr w:type="spellEnd"/>
      <w:r>
        <w:t xml:space="preserve"> </w:t>
      </w:r>
      <w:r>
        <w:rPr>
          <w:rFonts w:hint="eastAsia"/>
        </w:rPr>
        <w:t>体积</w:t>
      </w:r>
    </w:p>
    <w:p w:rsidR="00BB2D60" w:rsidRDefault="00236A44">
      <w:pPr>
        <w:pStyle w:val="a6"/>
        <w:ind w:left="1110" w:firstLineChars="0" w:firstLine="0"/>
      </w:pPr>
      <w:r>
        <w:rPr>
          <w:rFonts w:hint="eastAsia"/>
        </w:rPr>
        <w:t>对大物体的支持，均匀黑暗是不正确的？在阴影的地方黑在外面应该间接光更</w:t>
      </w:r>
      <w:r>
        <w:rPr>
          <w:rFonts w:hint="eastAsia"/>
        </w:rPr>
        <w:lastRenderedPageBreak/>
        <w:t>亮一点才对。</w:t>
      </w:r>
    </w:p>
    <w:p w:rsidR="00BB2D60" w:rsidRDefault="00236A44">
      <w:pPr>
        <w:pStyle w:val="a6"/>
        <w:numPr>
          <w:ilvl w:val="1"/>
          <w:numId w:val="3"/>
        </w:numPr>
        <w:ind w:firstLineChars="0"/>
      </w:pPr>
      <w:r>
        <w:rPr>
          <w:rFonts w:hint="eastAsia"/>
        </w:rPr>
        <w:t>采样L</w:t>
      </w:r>
      <w:r>
        <w:t>PPVs</w:t>
      </w:r>
    </w:p>
    <w:p w:rsidR="00BB2D60" w:rsidRDefault="00236A44">
      <w:proofErr w:type="spellStart"/>
      <w:ins w:id="0" w:author="Unknown">
        <w:r>
          <w:t>unity_ProbeVolumeParams.x</w:t>
        </w:r>
      </w:ins>
      <w:proofErr w:type="spellEnd"/>
      <w:r>
        <w:t xml:space="preserve"> </w:t>
      </w:r>
      <w:r>
        <w:rPr>
          <w:rFonts w:hint="eastAsia"/>
        </w:rPr>
        <w:t xml:space="preserve">进行判断的 </w:t>
      </w:r>
      <w:r>
        <w:t xml:space="preserve"> </w:t>
      </w:r>
      <w:r>
        <w:rPr>
          <w:rFonts w:hint="eastAsia"/>
        </w:rPr>
        <w:t>世界坐标和法线信息进行采样</w:t>
      </w:r>
    </w:p>
    <w:p w:rsidR="00BB2D60" w:rsidRDefault="00BB2D60">
      <w:pPr>
        <w:pStyle w:val="a6"/>
        <w:ind w:left="1110" w:firstLineChars="0" w:firstLine="0"/>
      </w:pPr>
    </w:p>
    <w:p w:rsidR="00BB2D60" w:rsidRDefault="00236A44">
      <w:pPr>
        <w:pStyle w:val="a6"/>
        <w:ind w:left="1110" w:firstLineChars="0" w:firstLine="0"/>
      </w:pPr>
      <w:r>
        <w:rPr>
          <w:noProof/>
        </w:rPr>
        <w:drawing>
          <wp:inline distT="0" distB="0" distL="0" distR="0">
            <wp:extent cx="5274310" cy="3054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3054350"/>
                    </a:xfrm>
                    <a:prstGeom prst="rect">
                      <a:avLst/>
                    </a:prstGeom>
                  </pic:spPr>
                </pic:pic>
              </a:graphicData>
            </a:graphic>
          </wp:inline>
        </w:drawing>
      </w:r>
      <w:r>
        <w:rPr>
          <w:noProof/>
        </w:rPr>
        <w:drawing>
          <wp:inline distT="0" distB="0" distL="0" distR="0">
            <wp:extent cx="5274310" cy="29825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4310" cy="2982595"/>
                    </a:xfrm>
                    <a:prstGeom prst="rect">
                      <a:avLst/>
                    </a:prstGeom>
                  </pic:spPr>
                </pic:pic>
              </a:graphicData>
            </a:graphic>
          </wp:inline>
        </w:drawing>
      </w:r>
    </w:p>
    <w:p w:rsidR="00BB2D60" w:rsidRDefault="00236A44">
      <w:pPr>
        <w:pStyle w:val="a6"/>
        <w:numPr>
          <w:ilvl w:val="0"/>
          <w:numId w:val="3"/>
        </w:numPr>
        <w:ind w:firstLineChars="0"/>
      </w:pPr>
      <w:r>
        <w:rPr>
          <w:rFonts w:hint="eastAsia"/>
        </w:rPr>
        <w:t>Me</w:t>
      </w:r>
      <w:r>
        <w:t>ta Pass 干</w:t>
      </w:r>
      <w:r>
        <w:rPr>
          <w:rFonts w:hint="eastAsia"/>
        </w:rPr>
        <w:t>什么用的？ 是根据物体反射率反射到周围的颜色是怎么样的</w:t>
      </w:r>
    </w:p>
    <w:p w:rsidR="00BB2D60" w:rsidRDefault="00236A44">
      <w:pPr>
        <w:pStyle w:val="a6"/>
        <w:ind w:left="375" w:firstLineChars="0" w:firstLine="0"/>
      </w:pPr>
      <w:r>
        <w:rPr>
          <w:rFonts w:hint="eastAsia"/>
        </w:rPr>
        <w:t>Unity</w:t>
      </w:r>
      <w:r>
        <w:t xml:space="preserve"> </w:t>
      </w:r>
      <w:r>
        <w:rPr>
          <w:rFonts w:hint="eastAsia"/>
        </w:rPr>
        <w:t>烘培光的间接反射部分</w:t>
      </w:r>
    </w:p>
    <w:p w:rsidR="00BB2D60" w:rsidRDefault="00236A44">
      <w:pPr>
        <w:pStyle w:val="a6"/>
        <w:ind w:left="375" w:firstLineChars="0" w:firstLine="0"/>
      </w:pPr>
      <w:r>
        <w:rPr>
          <w:rFonts w:hint="eastAsia"/>
        </w:rPr>
        <w:t>4.1统一的输入</w:t>
      </w:r>
    </w:p>
    <w:p w:rsidR="00BB2D60" w:rsidRDefault="00236A44">
      <w:pPr>
        <w:pStyle w:val="a6"/>
        <w:ind w:left="375" w:firstLineChars="0" w:firstLine="0"/>
      </w:pPr>
      <w:r>
        <w:rPr>
          <w:rFonts w:hint="eastAsia"/>
        </w:rPr>
        <w:t xml:space="preserve">   HLSLINCLUDE</w:t>
      </w:r>
    </w:p>
    <w:p w:rsidR="00BB2D60" w:rsidRDefault="00236A44">
      <w:pPr>
        <w:pStyle w:val="a6"/>
        <w:ind w:left="375" w:firstLineChars="0" w:firstLine="0"/>
      </w:pPr>
      <w:r>
        <w:rPr>
          <w:rFonts w:hint="eastAsia"/>
        </w:rPr>
        <w:t xml:space="preserve">4.2 Unlit </w:t>
      </w:r>
    </w:p>
    <w:p w:rsidR="00BB2D60" w:rsidRDefault="00236A44">
      <w:pPr>
        <w:pStyle w:val="a6"/>
        <w:ind w:left="375" w:firstLineChars="0" w:firstLine="0"/>
      </w:pPr>
      <w:r>
        <w:rPr>
          <w:rFonts w:hint="eastAsia"/>
        </w:rPr>
        <w:t>4.3 Meta 灯光模式 ？？？</w:t>
      </w:r>
    </w:p>
    <w:p w:rsidR="00BB2D60" w:rsidRDefault="00236A44">
      <w:pPr>
        <w:pStyle w:val="a6"/>
        <w:ind w:left="375" w:firstLineChars="0" w:firstLine="0"/>
      </w:pPr>
      <w:r>
        <w:rPr>
          <w:rFonts w:hint="eastAsia"/>
        </w:rPr>
        <w:t xml:space="preserve">4.4 </w:t>
      </w:r>
      <w:proofErr w:type="spellStart"/>
      <w:r>
        <w:rPr>
          <w:rFonts w:hint="eastAsia"/>
        </w:rPr>
        <w:t>lightMap</w:t>
      </w:r>
      <w:proofErr w:type="spellEnd"/>
      <w:r>
        <w:rPr>
          <w:rFonts w:hint="eastAsia"/>
        </w:rPr>
        <w:t xml:space="preserve"> 坐标</w:t>
      </w:r>
    </w:p>
    <w:p w:rsidR="00BB2D60" w:rsidRDefault="00236A44">
      <w:pPr>
        <w:pStyle w:val="a6"/>
        <w:ind w:left="375" w:firstLineChars="0" w:firstLine="0"/>
      </w:pPr>
      <w:r>
        <w:rPr>
          <w:rFonts w:hint="eastAsia"/>
        </w:rPr>
        <w:t>4.5 漫反射反射率</w:t>
      </w:r>
    </w:p>
    <w:p w:rsidR="00BB2D60" w:rsidRDefault="00236A44">
      <w:pPr>
        <w:pStyle w:val="a6"/>
        <w:ind w:left="375" w:firstLineChars="0" w:firstLine="0"/>
      </w:pPr>
      <w:r>
        <w:rPr>
          <w:rFonts w:hint="eastAsia"/>
        </w:rPr>
        <w:lastRenderedPageBreak/>
        <w:t>Mix灯光 实时光+间接光部分 细节更好</w:t>
      </w:r>
    </w:p>
    <w:p w:rsidR="00BB2D60" w:rsidRDefault="00236A44">
      <w:pPr>
        <w:pStyle w:val="a6"/>
        <w:ind w:left="375" w:firstLineChars="0" w:firstLine="0"/>
      </w:pPr>
      <w:r>
        <w:rPr>
          <w:rFonts w:hint="eastAsia"/>
        </w:rPr>
        <w:t>成功</w:t>
      </w:r>
    </w:p>
    <w:p w:rsidR="00BB2D60" w:rsidRDefault="00236A44">
      <w:pPr>
        <w:pStyle w:val="a6"/>
        <w:ind w:left="375" w:firstLineChars="0" w:firstLine="0"/>
      </w:pPr>
      <w:r>
        <w:rPr>
          <w:rFonts w:hint="eastAsia"/>
        </w:rPr>
        <w:t>5 自发光表面</w:t>
      </w:r>
    </w:p>
    <w:p w:rsidR="00BB2D60" w:rsidRDefault="00236A44">
      <w:pPr>
        <w:pStyle w:val="a6"/>
        <w:ind w:left="375" w:firstLineChars="0" w:firstLine="0"/>
      </w:pPr>
      <w:r>
        <w:rPr>
          <w:rFonts w:hint="eastAsia"/>
        </w:rPr>
        <w:t xml:space="preserve">  一些表面他们自己会发光,然而这个影响会对Bake 灯光有贡献。</w:t>
      </w:r>
    </w:p>
    <w:p w:rsidR="00BB2D60" w:rsidRDefault="00236A44">
      <w:pPr>
        <w:pStyle w:val="a6"/>
        <w:ind w:left="375" w:firstLineChars="0" w:firstLine="0"/>
      </w:pPr>
      <w:r>
        <w:rPr>
          <w:rFonts w:hint="eastAsia"/>
        </w:rPr>
        <w:t xml:space="preserve">  5.1 发光的光源</w:t>
      </w:r>
    </w:p>
    <w:p w:rsidR="00BB2D60" w:rsidRDefault="00236A44">
      <w:pPr>
        <w:pStyle w:val="a6"/>
        <w:ind w:left="375" w:firstLineChars="0" w:firstLine="0"/>
      </w:pPr>
      <w:r>
        <w:rPr>
          <w:rFonts w:hint="eastAsia"/>
        </w:rPr>
        <w:t xml:space="preserve">      HDR配置</w:t>
      </w:r>
    </w:p>
    <w:p w:rsidR="00BB2D60" w:rsidRDefault="00236A44">
      <w:pPr>
        <w:pStyle w:val="a6"/>
        <w:ind w:left="375" w:firstLineChars="0" w:firstLine="0"/>
      </w:pPr>
      <w:r>
        <w:rPr>
          <w:rFonts w:hint="eastAsia"/>
        </w:rPr>
        <w:t xml:space="preserve">  5.2烘焙自发光</w:t>
      </w:r>
    </w:p>
    <w:p w:rsidR="00BB2D60" w:rsidRDefault="00236A44">
      <w:pPr>
        <w:pStyle w:val="a6"/>
        <w:ind w:left="375" w:firstLineChars="0" w:firstLine="0"/>
      </w:pPr>
      <w:r>
        <w:rPr>
          <w:rFonts w:hint="eastAsia"/>
        </w:rPr>
        <w:t xml:space="preserve">     自发光影响周围环境而且是静态的。</w:t>
      </w:r>
    </w:p>
    <w:p w:rsidR="00BB2D60" w:rsidRDefault="00236A44">
      <w:pPr>
        <w:pStyle w:val="a6"/>
        <w:ind w:left="375" w:firstLineChars="0" w:firstLine="0"/>
      </w:pPr>
      <w:r>
        <w:rPr>
          <w:rFonts w:hint="eastAsia"/>
        </w:rPr>
        <w:t xml:space="preserve">  6 Bake 半透明</w:t>
      </w:r>
    </w:p>
    <w:p w:rsidR="00BB2D60" w:rsidRDefault="00236A44">
      <w:pPr>
        <w:pStyle w:val="a6"/>
        <w:ind w:left="375" w:firstLineChars="0" w:firstLine="0"/>
      </w:pPr>
      <w:r>
        <w:rPr>
          <w:rFonts w:hint="eastAsia"/>
        </w:rPr>
        <w:t>6.1 硬编码属性</w:t>
      </w:r>
    </w:p>
    <w:p w:rsidR="00BB2D60" w:rsidRDefault="00236A44">
      <w:pPr>
        <w:pStyle w:val="a6"/>
        <w:ind w:left="375" w:firstLineChars="0" w:firstLine="0"/>
      </w:pPr>
      <w:r>
        <w:rPr>
          <w:rFonts w:hint="eastAsia"/>
        </w:rPr>
        <w:t>6.2 复制属性</w:t>
      </w:r>
    </w:p>
    <w:p w:rsidR="00BB2D60" w:rsidRDefault="00236A44">
      <w:pPr>
        <w:pStyle w:val="a6"/>
        <w:ind w:left="375" w:firstLineChars="0" w:firstLine="0"/>
      </w:pPr>
      <w:r>
        <w:rPr>
          <w:rFonts w:hint="eastAsia"/>
        </w:rPr>
        <w:t>7 Mesh Ball</w:t>
      </w:r>
    </w:p>
    <w:p w:rsidR="00BB2D60" w:rsidRDefault="00236A44">
      <w:pPr>
        <w:pStyle w:val="a6"/>
        <w:ind w:left="375" w:firstLineChars="0" w:firstLine="0"/>
      </w:pPr>
      <w:r>
        <w:rPr>
          <w:rFonts w:hint="eastAsia"/>
        </w:rPr>
        <w:t xml:space="preserve"> 7.1 光探针</w:t>
      </w:r>
    </w:p>
    <w:p w:rsidR="00BB2D60" w:rsidRDefault="00236A44">
      <w:pPr>
        <w:pStyle w:val="a6"/>
        <w:ind w:left="375" w:firstLineChars="0" w:firstLine="0"/>
      </w:pPr>
      <w:r>
        <w:rPr>
          <w:rFonts w:hint="eastAsia"/>
        </w:rPr>
        <w:t xml:space="preserve"> 7.2 LPPV</w:t>
      </w:r>
    </w:p>
    <w:p w:rsidR="00BB2D60" w:rsidRDefault="00236A44">
      <w:pPr>
        <w:pStyle w:val="a6"/>
        <w:ind w:left="375" w:firstLineChars="0" w:firstLine="0"/>
      </w:pPr>
      <w:r>
        <w:rPr>
          <w:rFonts w:hint="eastAsia"/>
        </w:rPr>
        <w:t xml:space="preserve">   动态物体的间接光部分  静态是</w:t>
      </w:r>
      <w:proofErr w:type="spellStart"/>
      <w:r>
        <w:rPr>
          <w:rFonts w:hint="eastAsia"/>
        </w:rPr>
        <w:t>LightMap</w:t>
      </w:r>
      <w:proofErr w:type="spellEnd"/>
      <w:r>
        <w:rPr>
          <w:rFonts w:hint="eastAsia"/>
        </w:rPr>
        <w:t xml:space="preserve"> 自发光也会成为一部分间接光部分</w:t>
      </w:r>
    </w:p>
    <w:p w:rsidR="00BB2D60" w:rsidRDefault="00236A44">
      <w:pPr>
        <w:pStyle w:val="a6"/>
        <w:ind w:left="375" w:firstLineChars="0" w:firstLine="0"/>
      </w:pPr>
      <w:hyperlink r:id="rId24" w:history="1">
        <w:r>
          <w:rPr>
            <w:rStyle w:val="a5"/>
            <w:rFonts w:hint="eastAsia"/>
          </w:rPr>
          <w:t>https://blog.csdn.net/weixin_30412167/article/details/95799502</w:t>
        </w:r>
      </w:hyperlink>
      <w:r>
        <w:rPr>
          <w:rFonts w:hint="eastAsia"/>
        </w:rPr>
        <w:t xml:space="preserve"> 解释</w:t>
      </w:r>
      <w:proofErr w:type="spellStart"/>
      <w:r>
        <w:rPr>
          <w:rFonts w:hint="eastAsia"/>
        </w:rPr>
        <w:t>MetaPass</w:t>
      </w:r>
      <w:proofErr w:type="spellEnd"/>
      <w:r>
        <w:rPr>
          <w:rFonts w:hint="eastAsia"/>
        </w:rPr>
        <w:t>为全局光照提供反射率和自发光项</w:t>
      </w:r>
    </w:p>
    <w:p w:rsidR="00BB2D60" w:rsidRDefault="00236A44">
      <w:pPr>
        <w:pStyle w:val="a6"/>
        <w:numPr>
          <w:ilvl w:val="0"/>
          <w:numId w:val="5"/>
        </w:numPr>
        <w:ind w:left="375" w:firstLineChars="0" w:firstLine="0"/>
      </w:pPr>
      <w:r>
        <w:rPr>
          <w:rFonts w:hint="eastAsia"/>
        </w:rPr>
        <w:t>静态阴影</w:t>
      </w:r>
    </w:p>
    <w:p w:rsidR="00BB2D60" w:rsidRDefault="00236A44">
      <w:pPr>
        <w:pStyle w:val="a6"/>
        <w:ind w:left="375" w:firstLineChars="0" w:firstLine="0"/>
      </w:pPr>
      <w:r>
        <w:rPr>
          <w:rFonts w:hint="eastAsia"/>
        </w:rPr>
        <w:t xml:space="preserve">   Bake直接遮挡</w:t>
      </w:r>
    </w:p>
    <w:p w:rsidR="00BB2D60" w:rsidRDefault="00236A44">
      <w:pPr>
        <w:pStyle w:val="a6"/>
        <w:ind w:left="375" w:firstLineChars="0" w:firstLine="0"/>
      </w:pPr>
      <w:r>
        <w:rPr>
          <w:rFonts w:hint="eastAsia"/>
        </w:rPr>
        <w:t xml:space="preserve">   Bake 静态阴影</w:t>
      </w:r>
    </w:p>
    <w:p w:rsidR="00BB2D60" w:rsidRDefault="00236A44">
      <w:pPr>
        <w:pStyle w:val="a6"/>
        <w:ind w:left="375" w:firstLineChars="0" w:firstLine="0"/>
      </w:pPr>
      <w:r>
        <w:rPr>
          <w:rFonts w:hint="eastAsia"/>
        </w:rPr>
        <w:t xml:space="preserve">   结合实时光 Bake 阴影</w:t>
      </w:r>
    </w:p>
    <w:p w:rsidR="00BB2D60" w:rsidRDefault="00236A44">
      <w:pPr>
        <w:pStyle w:val="a6"/>
        <w:ind w:left="375" w:firstLineChars="0" w:firstLine="0"/>
      </w:pPr>
      <w:r>
        <w:rPr>
          <w:rFonts w:hint="eastAsia"/>
        </w:rPr>
        <w:t xml:space="preserve">   Mix 实时光和Bake 阴影</w:t>
      </w:r>
    </w:p>
    <w:p w:rsidR="00BB2D60" w:rsidRDefault="00236A44">
      <w:pPr>
        <w:pStyle w:val="a6"/>
        <w:ind w:left="375" w:firstLineChars="0" w:firstLine="0"/>
      </w:pPr>
      <w:r>
        <w:rPr>
          <w:rFonts w:hint="eastAsia"/>
        </w:rPr>
        <w:t xml:space="preserve">   支持四盏光的</w:t>
      </w:r>
      <w:proofErr w:type="spellStart"/>
      <w:r>
        <w:rPr>
          <w:rFonts w:hint="eastAsia"/>
        </w:rPr>
        <w:t>ShadowMask</w:t>
      </w:r>
      <w:proofErr w:type="spellEnd"/>
      <w:r>
        <w:rPr>
          <w:rFonts w:hint="eastAsia"/>
        </w:rPr>
        <w:t xml:space="preserve"> 光 支持更远的阴影</w:t>
      </w:r>
    </w:p>
    <w:p w:rsidR="00B04DD1" w:rsidRDefault="00EF4DCA">
      <w:pPr>
        <w:pStyle w:val="a6"/>
        <w:ind w:left="375" w:firstLineChars="0" w:firstLine="0"/>
      </w:pPr>
      <w:r>
        <w:rPr>
          <w:rFonts w:hint="eastAsia"/>
        </w:rPr>
        <w:t>1</w:t>
      </w:r>
      <w:r>
        <w:t xml:space="preserve"> </w:t>
      </w:r>
      <w:r>
        <w:rPr>
          <w:rFonts w:hint="eastAsia"/>
        </w:rPr>
        <w:t>烘培阴影</w:t>
      </w:r>
    </w:p>
    <w:p w:rsidR="003311AA" w:rsidRDefault="003311AA">
      <w:pPr>
        <w:pStyle w:val="a6"/>
        <w:ind w:left="375" w:firstLineChars="0" w:firstLine="0"/>
      </w:pPr>
      <w:r>
        <w:rPr>
          <w:rFonts w:hint="eastAsia"/>
        </w:rPr>
        <w:t xml:space="preserve"> </w:t>
      </w:r>
      <w:r w:rsidR="000816EF">
        <w:t xml:space="preserve"> </w:t>
      </w:r>
      <w:r w:rsidR="000816EF">
        <w:rPr>
          <w:rFonts w:hint="eastAsia"/>
        </w:rPr>
        <w:t>实时阴影</w:t>
      </w:r>
      <w:r w:rsidR="00C41E2F">
        <w:rPr>
          <w:rFonts w:hint="eastAsia"/>
        </w:rPr>
        <w:t>+</w:t>
      </w:r>
      <w:proofErr w:type="spellStart"/>
      <w:r w:rsidR="00A10EE4">
        <w:rPr>
          <w:rFonts w:hint="eastAsia"/>
        </w:rPr>
        <w:t>S</w:t>
      </w:r>
      <w:r w:rsidR="00A10EE4">
        <w:t>hadowMask</w:t>
      </w:r>
      <w:proofErr w:type="spellEnd"/>
      <w:r w:rsidR="00A10EE4">
        <w:t xml:space="preserve"> </w:t>
      </w:r>
      <w:r w:rsidR="00A10EE4">
        <w:rPr>
          <w:rFonts w:hint="eastAsia"/>
        </w:rPr>
        <w:t>远距离阴影</w:t>
      </w:r>
    </w:p>
    <w:p w:rsidR="00B07526" w:rsidRDefault="0093424B" w:rsidP="009B4A06">
      <w:pPr>
        <w:pStyle w:val="a6"/>
        <w:numPr>
          <w:ilvl w:val="1"/>
          <w:numId w:val="6"/>
        </w:numPr>
        <w:ind w:firstLineChars="0"/>
      </w:pPr>
      <w:r>
        <w:rPr>
          <w:rFonts w:hint="eastAsia"/>
        </w:rPr>
        <w:t>距离</w:t>
      </w:r>
      <w:proofErr w:type="spellStart"/>
      <w:r>
        <w:rPr>
          <w:rFonts w:hint="eastAsia"/>
        </w:rPr>
        <w:t>S</w:t>
      </w:r>
      <w:r w:rsidR="009B4A06">
        <w:t>hadowMask</w:t>
      </w:r>
      <w:proofErr w:type="spellEnd"/>
    </w:p>
    <w:p w:rsidR="00325C88" w:rsidRDefault="00332507" w:rsidP="00325C88">
      <w:pPr>
        <w:pStyle w:val="a6"/>
        <w:ind w:left="750" w:firstLineChars="0" w:firstLine="0"/>
      </w:pPr>
      <w:r>
        <w:rPr>
          <w:rFonts w:hint="eastAsia"/>
        </w:rPr>
        <w:t>实时+静态</w:t>
      </w:r>
      <w:bookmarkStart w:id="1" w:name="OLE_LINK1"/>
      <w:bookmarkStart w:id="2" w:name="OLE_LINK2"/>
      <w:r w:rsidR="00A45B8F">
        <w:rPr>
          <w:rFonts w:hint="eastAsia"/>
        </w:rPr>
        <w:t xml:space="preserve"> </w:t>
      </w:r>
      <w:proofErr w:type="spellStart"/>
      <w:r w:rsidR="00652923">
        <w:rPr>
          <w:rFonts w:hint="eastAsia"/>
        </w:rPr>
        <w:t>S</w:t>
      </w:r>
      <w:r w:rsidR="00652923">
        <w:t>hadowMask</w:t>
      </w:r>
      <w:bookmarkEnd w:id="1"/>
      <w:bookmarkEnd w:id="2"/>
      <w:proofErr w:type="spellEnd"/>
      <w:r w:rsidR="00652923">
        <w:rPr>
          <w:rFonts w:hint="eastAsia"/>
        </w:rPr>
        <w:t>是静态</w:t>
      </w:r>
    </w:p>
    <w:p w:rsidR="00A65E9A" w:rsidRDefault="000B42D5" w:rsidP="00325C88">
      <w:pPr>
        <w:pStyle w:val="a6"/>
        <w:ind w:left="750" w:firstLineChars="0" w:firstLine="0"/>
      </w:pPr>
      <w:proofErr w:type="spellStart"/>
      <w:r>
        <w:rPr>
          <w:rFonts w:hint="eastAsia"/>
        </w:rPr>
        <w:t>S</w:t>
      </w:r>
      <w:r>
        <w:t>hadowMask</w:t>
      </w:r>
      <w:proofErr w:type="spellEnd"/>
      <w:r>
        <w:t xml:space="preserve"> </w:t>
      </w:r>
      <w:r>
        <w:rPr>
          <w:rFonts w:hint="eastAsia"/>
        </w:rPr>
        <w:t>包含阴影的衰减</w:t>
      </w:r>
      <w:r w:rsidR="00E23580">
        <w:rPr>
          <w:rFonts w:hint="eastAsia"/>
        </w:rPr>
        <w:t xml:space="preserve"> 静态物体投射的阴影存在红色通道里面</w:t>
      </w:r>
      <w:r w:rsidR="00022351">
        <w:rPr>
          <w:rFonts w:hint="eastAsia"/>
        </w:rPr>
        <w:t>。</w:t>
      </w:r>
      <w:r w:rsidR="008B10F7">
        <w:rPr>
          <w:rFonts w:hint="eastAsia"/>
        </w:rPr>
        <w:t>光是不能够旋转的 不然阴影将变得</w:t>
      </w:r>
      <w:r w:rsidR="00CB3D28">
        <w:rPr>
          <w:rFonts w:hint="eastAsia"/>
        </w:rPr>
        <w:t>无效</w:t>
      </w:r>
    </w:p>
    <w:p w:rsidR="002D3AF2" w:rsidRDefault="002D3AF2" w:rsidP="0010400A">
      <w:r w:rsidRPr="0010400A">
        <w:t>Indirect Multiplier</w:t>
      </w:r>
      <w:r w:rsidR="00790031" w:rsidRPr="0010400A">
        <w:t xml:space="preserve"> </w:t>
      </w:r>
      <w:r w:rsidR="00790031" w:rsidRPr="0010400A">
        <w:rPr>
          <w:rFonts w:hint="eastAsia"/>
        </w:rPr>
        <w:t>灯光设置 影响间接光的Bake</w:t>
      </w:r>
      <w:r w:rsidR="0010400A">
        <w:br/>
      </w:r>
      <w:r w:rsidR="00BF10E2">
        <w:t xml:space="preserve">   1.2 </w:t>
      </w:r>
      <w:r w:rsidR="00BF10E2">
        <w:rPr>
          <w:rFonts w:hint="eastAsia"/>
        </w:rPr>
        <w:t>检测一个</w:t>
      </w:r>
      <w:proofErr w:type="spellStart"/>
      <w:r w:rsidR="00BF10E2">
        <w:rPr>
          <w:rFonts w:hint="eastAsia"/>
        </w:rPr>
        <w:t>S</w:t>
      </w:r>
      <w:r w:rsidR="00BF10E2">
        <w:t>hadowMask</w:t>
      </w:r>
      <w:proofErr w:type="spellEnd"/>
    </w:p>
    <w:p w:rsidR="00BF10E2" w:rsidRDefault="00412D79" w:rsidP="00412D79">
      <w:pPr>
        <w:ind w:firstLineChars="100" w:firstLine="210"/>
      </w:pPr>
      <w:r>
        <w:t>1.3</w:t>
      </w:r>
      <w:r w:rsidR="001C34CB">
        <w:t>ShadowMask</w:t>
      </w:r>
      <w:r w:rsidR="001C34CB">
        <w:rPr>
          <w:rFonts w:hint="eastAsia"/>
        </w:rPr>
        <w:t>数据</w:t>
      </w:r>
    </w:p>
    <w:p w:rsidR="00412D79" w:rsidRDefault="00A85BE6" w:rsidP="00412D79">
      <w:pPr>
        <w:ind w:firstLineChars="100" w:firstLine="210"/>
      </w:pPr>
      <w:r>
        <w:rPr>
          <w:rFonts w:hint="eastAsia"/>
        </w:rPr>
        <w:t>1</w:t>
      </w:r>
      <w:r>
        <w:t xml:space="preserve">.4 </w:t>
      </w:r>
      <w:r>
        <w:rPr>
          <w:rFonts w:hint="eastAsia"/>
        </w:rPr>
        <w:t>遮挡(</w:t>
      </w:r>
      <w:r>
        <w:t xml:space="preserve">Occlusion </w:t>
      </w:r>
      <w:r>
        <w:rPr>
          <w:rFonts w:hint="eastAsia"/>
        </w:rPr>
        <w:t>Pro</w:t>
      </w:r>
      <w:r>
        <w:t>bes)</w:t>
      </w:r>
    </w:p>
    <w:p w:rsidR="004F7D00" w:rsidRPr="009304AE" w:rsidRDefault="004F7D00" w:rsidP="009304AE">
      <w:r>
        <w:t xml:space="preserve">    Unity </w:t>
      </w:r>
      <w:r>
        <w:rPr>
          <w:rFonts w:hint="eastAsia"/>
        </w:rPr>
        <w:t>烘培Shadow</w:t>
      </w:r>
      <w:r>
        <w:t xml:space="preserve"> </w:t>
      </w:r>
      <w:r>
        <w:rPr>
          <w:rFonts w:hint="eastAsia"/>
        </w:rPr>
        <w:t>Mask</w:t>
      </w:r>
      <w:r>
        <w:t xml:space="preserve"> </w:t>
      </w:r>
      <w:r>
        <w:rPr>
          <w:rFonts w:hint="eastAsia"/>
        </w:rPr>
        <w:t>到</w:t>
      </w:r>
      <w:proofErr w:type="spellStart"/>
      <w:r>
        <w:rPr>
          <w:rFonts w:hint="eastAsia"/>
        </w:rPr>
        <w:t>Light</w:t>
      </w:r>
      <w:r>
        <w:t>Probe</w:t>
      </w:r>
      <w:proofErr w:type="spellEnd"/>
      <w:r>
        <w:rPr>
          <w:rFonts w:hint="eastAsia"/>
        </w:rPr>
        <w:t>里面</w:t>
      </w:r>
      <w:r w:rsidR="00261031">
        <w:rPr>
          <w:rFonts w:hint="eastAsia"/>
        </w:rPr>
        <w:t xml:space="preserve"> 得到</w:t>
      </w:r>
      <w:proofErr w:type="spellStart"/>
      <w:r w:rsidR="00261031">
        <w:rPr>
          <w:rFonts w:hint="eastAsia"/>
        </w:rPr>
        <w:t>S</w:t>
      </w:r>
      <w:r w:rsidR="00261031">
        <w:t>hadowMask</w:t>
      </w:r>
      <w:proofErr w:type="spellEnd"/>
      <w:r w:rsidR="00261031">
        <w:rPr>
          <w:rFonts w:hint="eastAsia"/>
        </w:rPr>
        <w:t>是足够的</w:t>
      </w:r>
      <w:r w:rsidR="00261031">
        <w:t>,</w:t>
      </w:r>
      <w:r w:rsidR="00261031">
        <w:rPr>
          <w:rFonts w:hint="eastAsia"/>
        </w:rPr>
        <w:t>但是打断</w:t>
      </w:r>
      <w:r w:rsidR="00261031" w:rsidRPr="009304AE">
        <w:rPr>
          <w:rFonts w:hint="eastAsia"/>
        </w:rPr>
        <w:t>了G</w:t>
      </w:r>
      <w:r w:rsidR="00261031" w:rsidRPr="009304AE">
        <w:t xml:space="preserve">PU Instance  Unity </w:t>
      </w:r>
      <w:r w:rsidR="00261031" w:rsidRPr="009304AE">
        <w:rPr>
          <w:rFonts w:hint="eastAsia"/>
        </w:rPr>
        <w:t>Ins</w:t>
      </w:r>
      <w:r w:rsidR="00261031" w:rsidRPr="009304AE">
        <w:t xml:space="preserve">tancing </w:t>
      </w:r>
      <w:r w:rsidR="00261031" w:rsidRPr="009304AE">
        <w:rPr>
          <w:rFonts w:hint="eastAsia"/>
        </w:rPr>
        <w:t xml:space="preserve">只有定义 </w:t>
      </w:r>
      <w:r w:rsidR="00261031" w:rsidRPr="009304AE">
        <w:t>SHADOWS_SHADOWMASK</w:t>
      </w:r>
      <w:r w:rsidR="006C02F8" w:rsidRPr="009304AE">
        <w:rPr>
          <w:rFonts w:hint="eastAsia"/>
        </w:rPr>
        <w:t>才会自动进行做</w:t>
      </w:r>
    </w:p>
    <w:p w:rsidR="00E91E38" w:rsidRDefault="00E91E38" w:rsidP="009304AE">
      <w:proofErr w:type="gramStart"/>
      <w:r w:rsidRPr="009304AE">
        <w:rPr>
          <w:rFonts w:hint="eastAsia"/>
        </w:rPr>
        <w:t>1</w:t>
      </w:r>
      <w:r w:rsidRPr="009304AE">
        <w:t>.5</w:t>
      </w:r>
      <w:r w:rsidR="009304AE">
        <w:t xml:space="preserve">  </w:t>
      </w:r>
      <w:r w:rsidR="009304AE">
        <w:rPr>
          <w:rFonts w:hint="eastAsia"/>
        </w:rPr>
        <w:t>L</w:t>
      </w:r>
      <w:r w:rsidR="009304AE">
        <w:t>PPVs</w:t>
      </w:r>
      <w:proofErr w:type="gramEnd"/>
    </w:p>
    <w:p w:rsidR="003B72F5" w:rsidRDefault="006F5AB0" w:rsidP="009304AE">
      <w:r>
        <w:t xml:space="preserve">1.6 Mesh </w:t>
      </w:r>
      <w:r>
        <w:rPr>
          <w:rFonts w:hint="eastAsia"/>
        </w:rPr>
        <w:t>Ba</w:t>
      </w:r>
      <w:r>
        <w:t>ll Instance</w:t>
      </w:r>
    </w:p>
    <w:p w:rsidR="00F12C01" w:rsidRDefault="00F12C01" w:rsidP="009304AE">
      <w:r>
        <w:t xml:space="preserve">2 </w:t>
      </w:r>
      <w:r>
        <w:rPr>
          <w:rFonts w:hint="eastAsia"/>
        </w:rPr>
        <w:t>混合S</w:t>
      </w:r>
      <w:r>
        <w:t>hadow</w:t>
      </w:r>
      <w:r w:rsidR="00C34BFD">
        <w:t>s</w:t>
      </w:r>
    </w:p>
    <w:p w:rsidR="00757E08" w:rsidRDefault="00757E08" w:rsidP="009304AE">
      <w:r>
        <w:t xml:space="preserve">  </w:t>
      </w:r>
      <w:r>
        <w:rPr>
          <w:rFonts w:hint="eastAsia"/>
        </w:rPr>
        <w:t>在超出实时阴影距离的时候使用</w:t>
      </w:r>
      <w:proofErr w:type="spellStart"/>
      <w:r>
        <w:rPr>
          <w:rFonts w:hint="eastAsia"/>
        </w:rPr>
        <w:t>S</w:t>
      </w:r>
      <w:r>
        <w:t>hadowMask</w:t>
      </w:r>
      <w:proofErr w:type="spellEnd"/>
    </w:p>
    <w:p w:rsidR="00C34BFD" w:rsidRDefault="00C34BFD" w:rsidP="009304AE">
      <w:r>
        <w:t xml:space="preserve">  2.1</w:t>
      </w:r>
      <w:r w:rsidR="00867F54">
        <w:t xml:space="preserve"> </w:t>
      </w:r>
      <w:r w:rsidR="00162D78">
        <w:rPr>
          <w:rFonts w:hint="eastAsia"/>
        </w:rPr>
        <w:t>当可用的时候用Bake</w:t>
      </w:r>
      <w:r w:rsidR="00162D78">
        <w:t>d</w:t>
      </w:r>
      <w:r w:rsidR="00162D78">
        <w:rPr>
          <w:rFonts w:hint="eastAsia"/>
        </w:rPr>
        <w:t>数据</w:t>
      </w:r>
    </w:p>
    <w:p w:rsidR="008C609F" w:rsidRDefault="00BE5892" w:rsidP="009304AE">
      <w:r>
        <w:rPr>
          <w:rFonts w:hint="eastAsia"/>
        </w:rPr>
        <w:t xml:space="preserve"> </w:t>
      </w:r>
      <w:r w:rsidR="00267339">
        <w:t xml:space="preserve"> 2.2</w:t>
      </w:r>
      <w:r w:rsidR="00163669">
        <w:t xml:space="preserve"> </w:t>
      </w:r>
      <w:r w:rsidR="00163669">
        <w:rPr>
          <w:rFonts w:hint="eastAsia"/>
        </w:rPr>
        <w:t>过渡到Baked</w:t>
      </w:r>
      <w:r w:rsidR="00163669">
        <w:t xml:space="preserve"> </w:t>
      </w:r>
      <w:r w:rsidR="00163669">
        <w:rPr>
          <w:rFonts w:hint="eastAsia"/>
        </w:rPr>
        <w:t>阴影</w:t>
      </w:r>
    </w:p>
    <w:p w:rsidR="00A94AAC" w:rsidRDefault="00A94AAC" w:rsidP="00380EBD">
      <w:r>
        <w:rPr>
          <w:rFonts w:hint="eastAsia"/>
        </w:rPr>
        <w:t xml:space="preserve"> </w:t>
      </w:r>
      <w:r>
        <w:t xml:space="preserve">  </w:t>
      </w:r>
      <w:r w:rsidRPr="00380EBD">
        <w:t xml:space="preserve">  </w:t>
      </w:r>
      <w:r w:rsidRPr="00380EBD">
        <w:rPr>
          <w:rFonts w:hint="eastAsia"/>
        </w:rPr>
        <w:t xml:space="preserve"> </w:t>
      </w:r>
      <w:r w:rsidR="002111D8" w:rsidRPr="00380EBD">
        <w:t>要根据深度从实时阴影过渡到烘焙阴影，我们必须根据全局阴影强度在它们之间进行插值</w:t>
      </w:r>
      <w:r w:rsidR="001A5D77">
        <w:t>.</w:t>
      </w:r>
      <w:r w:rsidR="00C0193A">
        <w:rPr>
          <w:rFonts w:hint="eastAsia"/>
        </w:rPr>
        <w:t>然而另外我们也要应用光的阴影强度</w:t>
      </w:r>
      <w:r w:rsidR="00D8503F">
        <w:rPr>
          <w:rFonts w:hint="eastAsia"/>
        </w:rPr>
        <w:t>。</w:t>
      </w:r>
    </w:p>
    <w:p w:rsidR="0006297F" w:rsidRDefault="0006297F" w:rsidP="00380EBD">
      <w:r>
        <w:rPr>
          <w:rFonts w:hint="eastAsia"/>
        </w:rPr>
        <w:t>2</w:t>
      </w:r>
      <w:r>
        <w:t xml:space="preserve">.3 </w:t>
      </w:r>
      <w:r>
        <w:rPr>
          <w:rFonts w:hint="eastAsia"/>
        </w:rPr>
        <w:t>仅仅用Baked</w:t>
      </w:r>
      <w:r>
        <w:t xml:space="preserve"> </w:t>
      </w:r>
      <w:r>
        <w:rPr>
          <w:rFonts w:hint="eastAsia"/>
        </w:rPr>
        <w:t>阴影</w:t>
      </w:r>
    </w:p>
    <w:p w:rsidR="002F394B" w:rsidRPr="00AD52BC" w:rsidRDefault="002F394B" w:rsidP="00AD52BC">
      <w:r>
        <w:rPr>
          <w:rFonts w:hint="eastAsia"/>
        </w:rPr>
        <w:lastRenderedPageBreak/>
        <w:t>现在实时阴影和Bake阴影进行绑架,没有实时阴影 Bake阴影也会消失支持只有Bake阴影的情况</w:t>
      </w:r>
      <w:r w:rsidR="0066374A">
        <w:rPr>
          <w:rFonts w:hint="eastAsia"/>
        </w:rPr>
        <w:t>。</w:t>
      </w:r>
    </w:p>
    <w:p w:rsidR="001F02F1" w:rsidRDefault="001F02F1" w:rsidP="001F02F1">
      <w:pPr>
        <w:ind w:firstLine="420"/>
      </w:pPr>
      <w:r>
        <w:t xml:space="preserve">2.4 </w:t>
      </w:r>
      <w:r>
        <w:rPr>
          <w:rFonts w:hint="eastAsia"/>
        </w:rPr>
        <w:t>总是用</w:t>
      </w:r>
      <w:proofErr w:type="spellStart"/>
      <w:r>
        <w:rPr>
          <w:rFonts w:hint="eastAsia"/>
        </w:rPr>
        <w:t>S</w:t>
      </w:r>
      <w:r>
        <w:t>hadowMask</w:t>
      </w:r>
      <w:proofErr w:type="spellEnd"/>
    </w:p>
    <w:p w:rsidR="00D92DF3" w:rsidRDefault="003C2B3B" w:rsidP="001F02F1">
      <w:pPr>
        <w:ind w:firstLine="420"/>
      </w:pPr>
      <w:r>
        <w:t xml:space="preserve">   </w:t>
      </w:r>
      <w:proofErr w:type="spellStart"/>
      <w:r>
        <w:t>ShadowMask</w:t>
      </w:r>
      <w:proofErr w:type="spellEnd"/>
      <w:r>
        <w:t xml:space="preserve"> </w:t>
      </w:r>
      <w:r w:rsidR="009D5D93">
        <w:rPr>
          <w:rFonts w:hint="eastAsia"/>
        </w:rPr>
        <w:t>是静态物体烘培</w:t>
      </w:r>
      <w:r w:rsidR="00735C95">
        <w:rPr>
          <w:rFonts w:hint="eastAsia"/>
        </w:rPr>
        <w:t xml:space="preserve"> 静态</w:t>
      </w:r>
      <w:r w:rsidR="00DA4A2D">
        <w:rPr>
          <w:rFonts w:hint="eastAsia"/>
        </w:rPr>
        <w:t xml:space="preserve"> 接受动态物体获取实时阴影 但在阴影距离内</w:t>
      </w:r>
      <w:r w:rsidR="009E25EE">
        <w:rPr>
          <w:rFonts w:hint="eastAsia"/>
        </w:rPr>
        <w:t>静态物体不是实时进行计算的。</w:t>
      </w:r>
    </w:p>
    <w:p w:rsidR="00334FA5" w:rsidRDefault="00943E2C" w:rsidP="00943E2C">
      <w:pPr>
        <w:pStyle w:val="a6"/>
        <w:ind w:left="375" w:firstLineChars="0" w:firstLine="0"/>
      </w:pPr>
      <w:r>
        <w:rPr>
          <w:rFonts w:hint="eastAsia"/>
        </w:rPr>
        <w:t>3</w:t>
      </w:r>
      <w:r w:rsidR="00FB4D7E">
        <w:t xml:space="preserve"> </w:t>
      </w:r>
      <w:r w:rsidR="00334FA5">
        <w:rPr>
          <w:rFonts w:hint="eastAsia"/>
        </w:rPr>
        <w:t>多种灯光</w:t>
      </w:r>
    </w:p>
    <w:p w:rsidR="002C77BA" w:rsidRDefault="00F51641" w:rsidP="00943E2C">
      <w:pPr>
        <w:pStyle w:val="a6"/>
        <w:ind w:left="375" w:firstLineChars="0" w:firstLine="0"/>
      </w:pPr>
      <w:r>
        <w:rPr>
          <w:rFonts w:hint="eastAsia"/>
        </w:rPr>
        <w:t>因为</w:t>
      </w:r>
      <w:proofErr w:type="spellStart"/>
      <w:r>
        <w:rPr>
          <w:rFonts w:hint="eastAsia"/>
        </w:rPr>
        <w:t>S</w:t>
      </w:r>
      <w:r>
        <w:t>hadowMask</w:t>
      </w:r>
      <w:proofErr w:type="spellEnd"/>
      <w:r>
        <w:t xml:space="preserve"> </w:t>
      </w:r>
      <w:r>
        <w:rPr>
          <w:rFonts w:hint="eastAsia"/>
        </w:rPr>
        <w:t>拥有四个通道它可以支持四个混合灯光</w:t>
      </w:r>
      <w:r w:rsidR="00A64BE7">
        <w:rPr>
          <w:rFonts w:hint="eastAsia"/>
        </w:rPr>
        <w:t>.超过四个混合灯光会发生什么？其他灯光有限制区域。两个灯光共享相同的Ba</w:t>
      </w:r>
      <w:r w:rsidR="00A64BE7">
        <w:t xml:space="preserve">ke </w:t>
      </w:r>
      <w:r w:rsidR="00A64BE7">
        <w:rPr>
          <w:rFonts w:hint="eastAsia"/>
        </w:rPr>
        <w:t>阴影</w:t>
      </w:r>
    </w:p>
    <w:p w:rsidR="00DE739A" w:rsidRDefault="00DE739A" w:rsidP="00943E2C">
      <w:pPr>
        <w:pStyle w:val="a6"/>
        <w:ind w:left="375" w:firstLineChars="0" w:firstLine="0"/>
      </w:pPr>
      <w:r>
        <w:rPr>
          <w:rFonts w:hint="eastAsia"/>
        </w:rPr>
        <w:t>3</w:t>
      </w:r>
      <w:r>
        <w:t xml:space="preserve">.1 </w:t>
      </w:r>
      <w:proofErr w:type="spellStart"/>
      <w:r>
        <w:rPr>
          <w:rFonts w:hint="eastAsia"/>
        </w:rPr>
        <w:t>S</w:t>
      </w:r>
      <w:r>
        <w:t>hadowMask</w:t>
      </w:r>
      <w:proofErr w:type="spellEnd"/>
      <w:r>
        <w:t xml:space="preserve"> </w:t>
      </w:r>
      <w:r>
        <w:rPr>
          <w:rFonts w:hint="eastAsia"/>
        </w:rPr>
        <w:t>通道</w:t>
      </w:r>
    </w:p>
    <w:p w:rsidR="00A95F2E" w:rsidRDefault="00A95F2E" w:rsidP="00943E2C">
      <w:pPr>
        <w:pStyle w:val="a6"/>
        <w:ind w:left="375" w:firstLineChars="0" w:firstLine="0"/>
        <w:rPr>
          <w:rFonts w:hint="eastAsia"/>
        </w:rPr>
      </w:pPr>
      <w:r>
        <w:rPr>
          <w:rFonts w:hint="eastAsia"/>
        </w:rPr>
        <w:t xml:space="preserve"> </w:t>
      </w:r>
      <w:r>
        <w:t xml:space="preserve">  </w:t>
      </w:r>
      <w:proofErr w:type="spellStart"/>
      <w:proofErr w:type="gramStart"/>
      <w:r>
        <w:rPr>
          <w:rFonts w:ascii="新宋体" w:eastAsia="新宋体" w:hAnsi="Times New Roman" w:cs="新宋体"/>
          <w:color w:val="000000"/>
          <w:kern w:val="0"/>
          <w:sz w:val="19"/>
          <w:szCs w:val="19"/>
        </w:rPr>
        <w:t>LightBakingOutput</w:t>
      </w:r>
      <w:proofErr w:type="spellEnd"/>
      <w:r w:rsidR="0019607E">
        <w:rPr>
          <w:rFonts w:ascii="新宋体" w:eastAsia="新宋体" w:hAnsi="Times New Roman" w:cs="新宋体"/>
          <w:color w:val="000000"/>
          <w:kern w:val="0"/>
          <w:sz w:val="19"/>
          <w:szCs w:val="19"/>
        </w:rPr>
        <w:t xml:space="preserve">  </w:t>
      </w:r>
      <w:proofErr w:type="spellStart"/>
      <w:r w:rsidR="0019607E">
        <w:rPr>
          <w:rFonts w:ascii="新宋体" w:eastAsia="新宋体" w:hAnsi="Times New Roman" w:cs="新宋体"/>
          <w:color w:val="000000"/>
          <w:kern w:val="0"/>
          <w:sz w:val="19"/>
          <w:szCs w:val="19"/>
        </w:rPr>
        <w:t>lightBaking.occlusionMaskChannel</w:t>
      </w:r>
      <w:proofErr w:type="spellEnd"/>
      <w:proofErr w:type="gramEnd"/>
    </w:p>
    <w:p w:rsidR="00A95F2E" w:rsidRDefault="00A95F2E" w:rsidP="00943E2C">
      <w:pPr>
        <w:pStyle w:val="a6"/>
        <w:ind w:left="375" w:firstLineChars="0" w:firstLine="0"/>
      </w:pPr>
      <w:r>
        <w:t xml:space="preserve">3.2 </w:t>
      </w:r>
      <w:r w:rsidR="003F5D57">
        <w:rPr>
          <w:rFonts w:hint="eastAsia"/>
        </w:rPr>
        <w:t>选择合适的通道</w:t>
      </w:r>
      <w:r w:rsidR="009006DC">
        <w:rPr>
          <w:rFonts w:hint="eastAsia"/>
        </w:rPr>
        <w:t xml:space="preserve"> </w:t>
      </w:r>
      <w:r w:rsidR="009006DC">
        <w:t xml:space="preserve"> </w:t>
      </w:r>
      <w:r w:rsidR="009006DC">
        <w:rPr>
          <w:rFonts w:hint="eastAsia"/>
        </w:rPr>
        <w:t>-</w:t>
      </w:r>
      <w:r w:rsidR="00941698">
        <w:rPr>
          <w:rFonts w:hint="eastAsia"/>
        </w:rPr>
        <w:t xml:space="preserve"> </w:t>
      </w:r>
      <w:r w:rsidR="009006DC" w:rsidRPr="009006DC">
        <w:t>https://zhuanlan.zhihu.com/p/126362480</w:t>
      </w:r>
    </w:p>
    <w:p w:rsidR="0001231C" w:rsidRDefault="0001231C" w:rsidP="00292A27">
      <w:r>
        <w:rPr>
          <w:rFonts w:hint="eastAsia"/>
        </w:rPr>
        <w:t xml:space="preserve"> </w:t>
      </w:r>
      <w:r>
        <w:t xml:space="preserve"> </w:t>
      </w:r>
      <w:r w:rsidR="00292A27">
        <w:t xml:space="preserve">      </w:t>
      </w:r>
      <w:r w:rsidRPr="00292A27">
        <w:t>Isn't a dot product better than indexing a channel?</w:t>
      </w:r>
    </w:p>
    <w:p w:rsidR="0053297C" w:rsidRDefault="0053297C" w:rsidP="00292A27">
      <w:r>
        <w:t xml:space="preserve">        </w:t>
      </w:r>
      <w:r>
        <w:rPr>
          <w:rFonts w:hint="eastAsia"/>
        </w:rPr>
        <w:t>什么是S</w:t>
      </w:r>
      <w:r>
        <w:t xml:space="preserve">ubtractive </w:t>
      </w:r>
      <w:r>
        <w:rPr>
          <w:rFonts w:hint="eastAsia"/>
        </w:rPr>
        <w:t>模式</w:t>
      </w:r>
      <w:r w:rsidR="00A862F1">
        <w:rPr>
          <w:rFonts w:hint="eastAsia"/>
        </w:rPr>
        <w:t>？</w:t>
      </w:r>
    </w:p>
    <w:p w:rsidR="00086F36" w:rsidRPr="00292A27" w:rsidRDefault="00086F36" w:rsidP="00292A27">
      <w:pPr>
        <w:rPr>
          <w:rFonts w:hint="eastAsia"/>
        </w:rPr>
      </w:pPr>
      <w:r>
        <w:rPr>
          <w:rFonts w:hint="eastAsia"/>
        </w:rPr>
        <w:t xml:space="preserve"> </w:t>
      </w:r>
      <w:r>
        <w:t xml:space="preserve">       </w:t>
      </w:r>
      <w:r>
        <w:rPr>
          <w:rFonts w:ascii="Arial" w:hAnsi="Arial" w:cs="Arial"/>
          <w:color w:val="2E3033"/>
          <w:szCs w:val="21"/>
          <w:shd w:val="clear" w:color="auto" w:fill="FFFFFF"/>
        </w:rPr>
        <w:t>减法照明是一种替代的方式来结合烘烤的照明和阴影，只使用一个单一的光地图。这个想法是，你完全烘烤一盏灯，但也使用它来实时照明。然后计算该光的实时漫射光，采样实时阴影，并使用它来确定有多少漫射光被阴影，这可以从漫射</w:t>
      </w:r>
      <w:r>
        <w:rPr>
          <w:rFonts w:ascii="Arial" w:hAnsi="Arial" w:cs="Arial"/>
          <w:color w:val="2E3033"/>
          <w:szCs w:val="21"/>
          <w:shd w:val="clear" w:color="auto" w:fill="FFFFFF"/>
        </w:rPr>
        <w:t>GI</w:t>
      </w:r>
      <w:r>
        <w:rPr>
          <w:rFonts w:ascii="Arial" w:hAnsi="Arial" w:cs="Arial"/>
          <w:color w:val="2E3033"/>
          <w:szCs w:val="21"/>
          <w:shd w:val="clear" w:color="auto" w:fill="FFFFFF"/>
        </w:rPr>
        <w:t>中减去。</w:t>
      </w:r>
    </w:p>
    <w:p w:rsidR="0001231C" w:rsidRDefault="00574614" w:rsidP="00943E2C">
      <w:pPr>
        <w:pStyle w:val="a6"/>
        <w:ind w:left="375" w:firstLineChars="0" w:firstLine="0"/>
      </w:pPr>
      <w:r>
        <w:rPr>
          <w:rFonts w:hint="eastAsia"/>
        </w:rPr>
        <w:t>第七课时 LOD和 Re</w:t>
      </w:r>
      <w:r>
        <w:t>flections</w:t>
      </w:r>
    </w:p>
    <w:p w:rsidR="003B1B73" w:rsidRDefault="003B1B73" w:rsidP="00943E2C">
      <w:pPr>
        <w:pStyle w:val="a6"/>
        <w:ind w:left="375" w:firstLineChars="0" w:firstLine="0"/>
      </w:pPr>
      <w:r>
        <w:rPr>
          <w:rFonts w:hint="eastAsia"/>
        </w:rPr>
        <w:t>使用LOD</w:t>
      </w:r>
      <w:r>
        <w:t xml:space="preserve"> </w:t>
      </w:r>
      <w:r>
        <w:rPr>
          <w:rFonts w:hint="eastAsia"/>
        </w:rPr>
        <w:t>Groups</w:t>
      </w:r>
    </w:p>
    <w:p w:rsidR="003B1B73" w:rsidRDefault="003B1B73" w:rsidP="00943E2C">
      <w:pPr>
        <w:pStyle w:val="a6"/>
        <w:ind w:left="375" w:firstLineChars="0" w:firstLine="0"/>
      </w:pPr>
      <w:r>
        <w:rPr>
          <w:rFonts w:hint="eastAsia"/>
        </w:rPr>
        <w:t>在LOD</w:t>
      </w:r>
      <w:r>
        <w:t xml:space="preserve"> </w:t>
      </w:r>
      <w:r>
        <w:rPr>
          <w:rFonts w:hint="eastAsia"/>
        </w:rPr>
        <w:t>之间使用渐变 C</w:t>
      </w:r>
      <w:r>
        <w:t>ross-Fade</w:t>
      </w:r>
    </w:p>
    <w:p w:rsidR="005D1C11" w:rsidRDefault="00BD5738" w:rsidP="00943E2C">
      <w:pPr>
        <w:pStyle w:val="a6"/>
        <w:ind w:left="375" w:firstLineChars="0" w:firstLine="0"/>
      </w:pPr>
      <w:r>
        <w:rPr>
          <w:rFonts w:hint="eastAsia"/>
        </w:rPr>
        <w:t>反射环境通过采样 反射球</w:t>
      </w:r>
    </w:p>
    <w:p w:rsidR="00BD5738" w:rsidRDefault="00BD5738" w:rsidP="00943E2C">
      <w:pPr>
        <w:pStyle w:val="a6"/>
        <w:ind w:left="375" w:firstLineChars="0" w:firstLine="0"/>
      </w:pPr>
      <w:r>
        <w:rPr>
          <w:rFonts w:hint="eastAsia"/>
        </w:rPr>
        <w:t>支持可选择的 菲涅尔反射</w:t>
      </w:r>
    </w:p>
    <w:p w:rsidR="00C100DB" w:rsidRDefault="003B7820" w:rsidP="00943E2C">
      <w:pPr>
        <w:pStyle w:val="a6"/>
        <w:ind w:left="375" w:firstLineChars="0" w:firstLine="0"/>
      </w:pPr>
      <w:r>
        <w:rPr>
          <w:rFonts w:hint="eastAsia"/>
        </w:rPr>
        <w:t>1</w:t>
      </w:r>
      <w:r>
        <w:t xml:space="preserve"> </w:t>
      </w:r>
      <w:r>
        <w:rPr>
          <w:rFonts w:hint="eastAsia"/>
        </w:rPr>
        <w:t>LOD</w:t>
      </w:r>
      <w:r>
        <w:t xml:space="preserve"> </w:t>
      </w:r>
      <w:r>
        <w:rPr>
          <w:rFonts w:hint="eastAsia"/>
        </w:rPr>
        <w:t>Gr</w:t>
      </w:r>
      <w:r>
        <w:t>oup</w:t>
      </w:r>
      <w:r>
        <w:rPr>
          <w:rFonts w:hint="eastAsia"/>
        </w:rPr>
        <w:t>组</w:t>
      </w:r>
    </w:p>
    <w:p w:rsidR="005C2970" w:rsidRDefault="00CB795A" w:rsidP="00751927">
      <w:pPr>
        <w:pStyle w:val="a6"/>
        <w:numPr>
          <w:ilvl w:val="1"/>
          <w:numId w:val="7"/>
        </w:numPr>
        <w:ind w:firstLineChars="0"/>
      </w:pPr>
      <w:r>
        <w:rPr>
          <w:rFonts w:hint="eastAsia"/>
        </w:rPr>
        <w:t>LOD</w:t>
      </w:r>
      <w:r>
        <w:t xml:space="preserve"> </w:t>
      </w:r>
      <w:r>
        <w:rPr>
          <w:rFonts w:hint="eastAsia"/>
        </w:rPr>
        <w:t>组 组件</w:t>
      </w:r>
    </w:p>
    <w:p w:rsidR="00751927" w:rsidRDefault="002417D6" w:rsidP="00751927">
      <w:pPr>
        <w:pStyle w:val="a6"/>
        <w:ind w:left="945" w:firstLineChars="0" w:firstLine="0"/>
      </w:pPr>
      <w:r>
        <w:rPr>
          <w:rFonts w:hint="eastAsia"/>
        </w:rPr>
        <w:t>根据占据视口的尺寸决定使用LOD</w:t>
      </w:r>
      <w:r w:rsidR="00297E3B">
        <w:t>,</w:t>
      </w:r>
      <w:r w:rsidR="00297E3B">
        <w:rPr>
          <w:rFonts w:hint="eastAsia"/>
        </w:rPr>
        <w:t>LOD</w:t>
      </w:r>
      <w:r w:rsidR="00297E3B">
        <w:t xml:space="preserve"> </w:t>
      </w:r>
      <w:r w:rsidR="00297E3B">
        <w:rPr>
          <w:rFonts w:hint="eastAsia"/>
        </w:rPr>
        <w:t>Bias</w:t>
      </w:r>
    </w:p>
    <w:p w:rsidR="00707581" w:rsidRDefault="00B53976" w:rsidP="00B53976">
      <w:pPr>
        <w:pStyle w:val="a6"/>
        <w:numPr>
          <w:ilvl w:val="1"/>
          <w:numId w:val="7"/>
        </w:numPr>
        <w:ind w:firstLineChars="0"/>
      </w:pPr>
      <w:r>
        <w:rPr>
          <w:rFonts w:hint="eastAsia"/>
        </w:rPr>
        <w:t>添加LOD</w:t>
      </w:r>
      <w:r>
        <w:t xml:space="preserve"> </w:t>
      </w:r>
      <w:r>
        <w:rPr>
          <w:rFonts w:hint="eastAsia"/>
        </w:rPr>
        <w:t>Group</w:t>
      </w:r>
    </w:p>
    <w:p w:rsidR="00B53976" w:rsidRDefault="00B53976" w:rsidP="00B53976">
      <w:pPr>
        <w:pStyle w:val="a6"/>
        <w:numPr>
          <w:ilvl w:val="1"/>
          <w:numId w:val="7"/>
        </w:numPr>
        <w:ind w:firstLineChars="0"/>
      </w:pPr>
      <w:r>
        <w:rPr>
          <w:rFonts w:hint="eastAsia"/>
        </w:rPr>
        <w:t>LOD</w:t>
      </w:r>
      <w:r>
        <w:t xml:space="preserve"> </w:t>
      </w:r>
      <w:r>
        <w:rPr>
          <w:rFonts w:hint="eastAsia"/>
        </w:rPr>
        <w:t>过渡</w:t>
      </w:r>
    </w:p>
    <w:p w:rsidR="00951E8C" w:rsidRDefault="006952A0" w:rsidP="00995D7D">
      <w:pPr>
        <w:pStyle w:val="a6"/>
        <w:ind w:left="945" w:firstLineChars="0" w:firstLine="0"/>
      </w:pPr>
      <w:r>
        <w:rPr>
          <w:rFonts w:hint="eastAsia"/>
        </w:rPr>
        <w:t>C</w:t>
      </w:r>
      <w:r>
        <w:t xml:space="preserve">ross Fade </w:t>
      </w:r>
      <w:r>
        <w:rPr>
          <w:rFonts w:hint="eastAsia"/>
        </w:rPr>
        <w:t>淡入淡出</w:t>
      </w:r>
    </w:p>
    <w:p w:rsidR="006964B4" w:rsidRDefault="00F62296" w:rsidP="00995D7D">
      <w:pPr>
        <w:pStyle w:val="a6"/>
        <w:ind w:left="945" w:firstLineChars="0" w:firstLine="0"/>
        <w:rPr>
          <w:rFonts w:ascii="Arial" w:hAnsi="Arial" w:cs="Arial"/>
          <w:color w:val="2E3033"/>
          <w:szCs w:val="21"/>
          <w:shd w:val="clear" w:color="auto" w:fill="FFFFFF"/>
        </w:rPr>
      </w:pPr>
      <w:r>
        <w:rPr>
          <w:rFonts w:ascii="Arial" w:hAnsi="Arial" w:cs="Arial"/>
          <w:color w:val="2E3033"/>
          <w:szCs w:val="21"/>
          <w:shd w:val="clear" w:color="auto" w:fill="FFFFFF"/>
        </w:rPr>
        <w:t>它使用自己的</w:t>
      </w:r>
      <w:r>
        <w:rPr>
          <w:rFonts w:ascii="Arial" w:hAnsi="Arial" w:cs="Arial"/>
          <w:color w:val="2E3033"/>
          <w:szCs w:val="21"/>
          <w:shd w:val="clear" w:color="auto" w:fill="FFFFFF"/>
        </w:rPr>
        <w:t>LOD</w:t>
      </w:r>
      <w:r>
        <w:rPr>
          <w:rFonts w:ascii="Arial" w:hAnsi="Arial" w:cs="Arial"/>
          <w:color w:val="2E3033"/>
          <w:szCs w:val="21"/>
          <w:shd w:val="clear" w:color="auto" w:fill="FFFFFF"/>
        </w:rPr>
        <w:t>系统来折叠树和在</w:t>
      </w:r>
      <w:r>
        <w:rPr>
          <w:rFonts w:ascii="Arial" w:hAnsi="Arial" w:cs="Arial"/>
          <w:color w:val="2E3033"/>
          <w:szCs w:val="21"/>
          <w:shd w:val="clear" w:color="auto" w:fill="FFFFFF"/>
        </w:rPr>
        <w:t>3D</w:t>
      </w:r>
      <w:r>
        <w:rPr>
          <w:rFonts w:ascii="Arial" w:hAnsi="Arial" w:cs="Arial"/>
          <w:color w:val="2E3033"/>
          <w:szCs w:val="21"/>
          <w:shd w:val="clear" w:color="auto" w:fill="FFFFFF"/>
        </w:rPr>
        <w:t>模型和广告牌之间的转换。我们不会用它</w:t>
      </w:r>
      <w:r w:rsidR="00CE67AF">
        <w:rPr>
          <w:rFonts w:ascii="Arial" w:hAnsi="Arial" w:cs="Arial" w:hint="eastAsia"/>
          <w:color w:val="2E3033"/>
          <w:szCs w:val="21"/>
          <w:shd w:val="clear" w:color="auto" w:fill="FFFFFF"/>
        </w:rPr>
        <w:t>LOD</w:t>
      </w:r>
      <w:r w:rsidR="00CE67AF">
        <w:rPr>
          <w:rFonts w:ascii="Arial" w:hAnsi="Arial" w:cs="Arial"/>
          <w:color w:val="2E3033"/>
          <w:szCs w:val="21"/>
          <w:shd w:val="clear" w:color="auto" w:fill="FFFFFF"/>
        </w:rPr>
        <w:t xml:space="preserve"> </w:t>
      </w:r>
      <w:r w:rsidR="00CE67AF">
        <w:rPr>
          <w:rFonts w:ascii="Arial" w:hAnsi="Arial" w:cs="Arial" w:hint="eastAsia"/>
          <w:color w:val="2E3033"/>
          <w:szCs w:val="21"/>
          <w:shd w:val="clear" w:color="auto" w:fill="FFFFFF"/>
        </w:rPr>
        <w:t>使用广告牌</w:t>
      </w:r>
    </w:p>
    <w:p w:rsidR="00E60252" w:rsidRDefault="00646285" w:rsidP="00942746">
      <w:pPr>
        <w:pStyle w:val="a6"/>
        <w:numPr>
          <w:ilvl w:val="1"/>
          <w:numId w:val="7"/>
        </w:numPr>
        <w:ind w:firstLineChars="0"/>
      </w:pPr>
      <w:r>
        <w:rPr>
          <w:rFonts w:hint="eastAsia"/>
        </w:rPr>
        <w:t>混色</w:t>
      </w:r>
      <w:r w:rsidR="00580FCE">
        <w:rPr>
          <w:rFonts w:hint="eastAsia"/>
        </w:rPr>
        <w:t>过渡</w:t>
      </w:r>
    </w:p>
    <w:p w:rsidR="003B3D2A" w:rsidRDefault="00A86C04" w:rsidP="001A1EBE">
      <w:pPr>
        <w:pStyle w:val="a6"/>
        <w:ind w:left="945" w:firstLineChars="0" w:firstLine="0"/>
        <w:rPr>
          <w:rFonts w:hint="eastAsia"/>
        </w:rPr>
      </w:pPr>
      <w:proofErr w:type="spellStart"/>
      <w:r>
        <w:rPr>
          <w:rFonts w:ascii="新宋体" w:eastAsia="新宋体" w:hAnsi="Times New Roman" w:cs="新宋体"/>
          <w:color w:val="000000"/>
          <w:kern w:val="0"/>
          <w:sz w:val="19"/>
          <w:szCs w:val="19"/>
        </w:rPr>
        <w:t>InterleavedGradientNoise</w:t>
      </w:r>
      <w:proofErr w:type="spellEnd"/>
      <w:r w:rsidR="00971FD6">
        <w:rPr>
          <w:rFonts w:ascii="新宋体" w:eastAsia="新宋体" w:hAnsi="Times New Roman" w:cs="新宋体"/>
          <w:color w:val="000000"/>
          <w:kern w:val="0"/>
          <w:sz w:val="19"/>
          <w:szCs w:val="19"/>
        </w:rPr>
        <w:t xml:space="preserve"> </w:t>
      </w:r>
      <w:r w:rsidR="00971FD6">
        <w:rPr>
          <w:rFonts w:ascii="新宋体" w:eastAsia="新宋体" w:hAnsi="Times New Roman" w:cs="新宋体" w:hint="eastAsia"/>
          <w:color w:val="000000"/>
          <w:kern w:val="0"/>
          <w:sz w:val="19"/>
          <w:szCs w:val="19"/>
        </w:rPr>
        <w:t>很像过滤</w:t>
      </w:r>
      <w:r w:rsidR="0099327A">
        <w:rPr>
          <w:rFonts w:ascii="新宋体" w:eastAsia="新宋体" w:hAnsi="Times New Roman" w:cs="新宋体" w:hint="eastAsia"/>
          <w:color w:val="000000"/>
          <w:kern w:val="0"/>
          <w:sz w:val="19"/>
          <w:szCs w:val="19"/>
        </w:rPr>
        <w:t>网</w:t>
      </w:r>
      <w:r w:rsidR="00B7178C">
        <w:rPr>
          <w:rFonts w:ascii="新宋体" w:eastAsia="新宋体" w:hAnsi="Times New Roman" w:cs="新宋体" w:hint="eastAsia"/>
          <w:color w:val="000000"/>
          <w:kern w:val="0"/>
          <w:sz w:val="19"/>
          <w:szCs w:val="19"/>
        </w:rPr>
        <w:t>门</w:t>
      </w:r>
    </w:p>
    <w:p w:rsidR="00942746" w:rsidRDefault="009B0479" w:rsidP="002E4CCE">
      <w:pPr>
        <w:pStyle w:val="a6"/>
        <w:numPr>
          <w:ilvl w:val="1"/>
          <w:numId w:val="7"/>
        </w:numPr>
        <w:ind w:firstLineChars="0"/>
      </w:pPr>
      <w:r>
        <w:rPr>
          <w:rFonts w:hint="eastAsia"/>
        </w:rPr>
        <w:t>动画过渡</w:t>
      </w:r>
    </w:p>
    <w:p w:rsidR="002E4CCE" w:rsidRDefault="00C87BD0" w:rsidP="00E205E6">
      <w:pPr>
        <w:pStyle w:val="a6"/>
        <w:numPr>
          <w:ilvl w:val="0"/>
          <w:numId w:val="7"/>
        </w:numPr>
        <w:ind w:firstLineChars="0"/>
      </w:pPr>
      <w:r>
        <w:rPr>
          <w:rFonts w:hint="eastAsia"/>
        </w:rPr>
        <w:t>反射</w:t>
      </w:r>
    </w:p>
    <w:p w:rsidR="00E205E6" w:rsidRDefault="00AD4BCC" w:rsidP="00254F40">
      <w:pPr>
        <w:pStyle w:val="a6"/>
        <w:numPr>
          <w:ilvl w:val="1"/>
          <w:numId w:val="7"/>
        </w:numPr>
        <w:ind w:firstLineChars="0"/>
      </w:pPr>
      <w:r>
        <w:rPr>
          <w:rFonts w:hint="eastAsia"/>
        </w:rPr>
        <w:t>间接BRDF</w:t>
      </w:r>
    </w:p>
    <w:p w:rsidR="00254F40" w:rsidRDefault="00254F40" w:rsidP="00254F40">
      <w:pPr>
        <w:pStyle w:val="a6"/>
        <w:ind w:left="945" w:firstLineChars="0" w:firstLine="0"/>
      </w:pPr>
      <w:r>
        <w:rPr>
          <w:rFonts w:hint="eastAsia"/>
        </w:rPr>
        <w:t>粗糙度会散射这些反射</w:t>
      </w:r>
    </w:p>
    <w:p w:rsidR="00A901D7" w:rsidRDefault="00A901D7" w:rsidP="002A7F57">
      <w:pPr>
        <w:pStyle w:val="a6"/>
        <w:numPr>
          <w:ilvl w:val="1"/>
          <w:numId w:val="7"/>
        </w:numPr>
        <w:ind w:firstLineChars="0"/>
      </w:pPr>
      <w:r>
        <w:rPr>
          <w:rFonts w:hint="eastAsia"/>
        </w:rPr>
        <w:t>采样环境</w:t>
      </w:r>
    </w:p>
    <w:p w:rsidR="00AE0FE1" w:rsidRDefault="00AE0FE1" w:rsidP="00AE0FE1">
      <w:pPr>
        <w:pStyle w:val="a6"/>
        <w:ind w:left="945" w:firstLineChars="0" w:firstLine="0"/>
        <w:rPr>
          <w:rFonts w:hint="eastAsia"/>
        </w:rPr>
      </w:pPr>
      <w:r>
        <w:rPr>
          <w:rFonts w:hint="eastAsia"/>
        </w:rPr>
        <w:t>现在采样的天空球</w:t>
      </w:r>
    </w:p>
    <w:p w:rsidR="002A7F57" w:rsidRDefault="00530753" w:rsidP="002A7F57">
      <w:pPr>
        <w:pStyle w:val="a6"/>
        <w:numPr>
          <w:ilvl w:val="1"/>
          <w:numId w:val="7"/>
        </w:numPr>
        <w:ind w:firstLineChars="0"/>
      </w:pPr>
      <w:r>
        <w:rPr>
          <w:rFonts w:hint="eastAsia"/>
        </w:rPr>
        <w:t>粗糙度反射</w:t>
      </w:r>
    </w:p>
    <w:p w:rsidR="0054632B" w:rsidRDefault="00211EF2" w:rsidP="00560C88">
      <w:pPr>
        <w:pStyle w:val="a6"/>
        <w:numPr>
          <w:ilvl w:val="1"/>
          <w:numId w:val="7"/>
        </w:numPr>
        <w:ind w:firstLineChars="0"/>
      </w:pPr>
      <w:r>
        <w:rPr>
          <w:rFonts w:hint="eastAsia"/>
        </w:rPr>
        <w:t>菲涅尔反射</w:t>
      </w:r>
    </w:p>
    <w:p w:rsidR="00560C88" w:rsidRDefault="00526F47" w:rsidP="00560C88">
      <w:pPr>
        <w:pStyle w:val="a6"/>
        <w:ind w:left="945" w:firstLineChars="0" w:firstLine="0"/>
      </w:pPr>
      <w:r>
        <w:rPr>
          <w:rFonts w:hint="eastAsia"/>
        </w:rPr>
        <w:t>当时掠射角观察物体时,</w:t>
      </w:r>
      <w:r w:rsidR="009430FA">
        <w:rPr>
          <w:rFonts w:hint="eastAsia"/>
        </w:rPr>
        <w:t>物体体现出全美的镜面效果</w:t>
      </w:r>
      <w:r w:rsidR="00895EF3">
        <w:rPr>
          <w:rFonts w:hint="eastAsia"/>
        </w:rPr>
        <w:t>。</w:t>
      </w:r>
      <w:r w:rsidR="00606E30">
        <w:rPr>
          <w:rFonts w:hint="eastAsia"/>
        </w:rPr>
        <w:t>因为光线在他们之间反射完全不受影响</w:t>
      </w:r>
      <w:r w:rsidR="00503AA8">
        <w:rPr>
          <w:rFonts w:hint="eastAsia"/>
        </w:rPr>
        <w:t>,我们近似模拟菲涅尔</w:t>
      </w:r>
    </w:p>
    <w:p w:rsidR="00503AA8" w:rsidRDefault="00503AA8" w:rsidP="00236A44">
      <w:pPr>
        <w:pStyle w:val="a6"/>
        <w:numPr>
          <w:ilvl w:val="1"/>
          <w:numId w:val="7"/>
        </w:numPr>
        <w:ind w:firstLineChars="0"/>
      </w:pPr>
      <w:r>
        <w:rPr>
          <w:rFonts w:hint="eastAsia"/>
        </w:rPr>
        <w:t>菲涅尔滑动条</w:t>
      </w:r>
      <w:r w:rsidR="00D316E4">
        <w:rPr>
          <w:rFonts w:hint="eastAsia"/>
        </w:rPr>
        <w:t xml:space="preserve"> 调节菲涅尔</w:t>
      </w:r>
      <w:r w:rsidR="00CB6D72">
        <w:rPr>
          <w:rFonts w:hint="eastAsia"/>
        </w:rPr>
        <w:t>反射</w:t>
      </w:r>
    </w:p>
    <w:p w:rsidR="00236A44" w:rsidRDefault="00A67C56" w:rsidP="00004102">
      <w:pPr>
        <w:pStyle w:val="a6"/>
        <w:numPr>
          <w:ilvl w:val="1"/>
          <w:numId w:val="7"/>
        </w:numPr>
        <w:ind w:firstLineChars="0"/>
      </w:pPr>
      <w:r>
        <w:rPr>
          <w:rFonts w:hint="eastAsia"/>
        </w:rPr>
        <w:t>反射探针</w:t>
      </w:r>
    </w:p>
    <w:p w:rsidR="00004102" w:rsidRPr="0001231C" w:rsidRDefault="00004102" w:rsidP="00004102">
      <w:pPr>
        <w:pStyle w:val="a6"/>
        <w:ind w:left="945" w:firstLineChars="0" w:firstLine="0"/>
        <w:rPr>
          <w:rFonts w:hint="eastAsia"/>
        </w:rPr>
      </w:pPr>
      <w:r>
        <w:rPr>
          <w:noProof/>
        </w:rPr>
        <w:lastRenderedPageBreak/>
        <w:drawing>
          <wp:inline distT="0" distB="0" distL="0" distR="0" wp14:anchorId="780CBF7F" wp14:editId="5991DD3D">
            <wp:extent cx="5274310" cy="29591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59100"/>
                    </a:xfrm>
                    <a:prstGeom prst="rect">
                      <a:avLst/>
                    </a:prstGeom>
                  </pic:spPr>
                </pic:pic>
              </a:graphicData>
            </a:graphic>
          </wp:inline>
        </w:drawing>
      </w:r>
    </w:p>
    <w:p w:rsidR="00AD0BAD" w:rsidRPr="001F02F1" w:rsidRDefault="00AD0BAD" w:rsidP="006F196F">
      <w:pPr>
        <w:pStyle w:val="a6"/>
        <w:ind w:left="375" w:firstLineChars="0" w:firstLine="0"/>
        <w:rPr>
          <w:rFonts w:hint="eastAsia"/>
        </w:rPr>
      </w:pPr>
    </w:p>
    <w:p w:rsidR="002C74CD" w:rsidRPr="0010400A" w:rsidRDefault="00E01D7B" w:rsidP="002C74CD">
      <w:pPr>
        <w:pStyle w:val="a6"/>
        <w:ind w:left="750" w:firstLineChars="0" w:firstLine="0"/>
        <w:rPr>
          <w:rFonts w:hint="eastAsia"/>
        </w:rPr>
      </w:pPr>
      <w:r>
        <w:rPr>
          <w:rFonts w:hint="eastAsia"/>
        </w:rPr>
        <w:t xml:space="preserve"> </w:t>
      </w:r>
    </w:p>
    <w:p w:rsidR="00BB2D60" w:rsidRDefault="00FA0C10" w:rsidP="0010400A">
      <w:r>
        <w:rPr>
          <w:rFonts w:hint="eastAsia"/>
        </w:rPr>
        <w:t xml:space="preserve"> </w:t>
      </w:r>
      <w:r>
        <w:t xml:space="preserve">        </w:t>
      </w:r>
      <w:r>
        <w:rPr>
          <w:rFonts w:hint="eastAsia"/>
        </w:rPr>
        <w:t>Ins</w:t>
      </w:r>
      <w:r>
        <w:t xml:space="preserve">tance </w:t>
      </w:r>
      <w:r>
        <w:rPr>
          <w:rFonts w:hint="eastAsia"/>
        </w:rPr>
        <w:t xml:space="preserve">不能使用反射球 总是使用天空球 </w:t>
      </w:r>
      <w:r>
        <w:t xml:space="preserve"> </w:t>
      </w:r>
      <w:r>
        <w:rPr>
          <w:rFonts w:hint="eastAsia"/>
        </w:rPr>
        <w:t>混合是S</w:t>
      </w:r>
      <w:r>
        <w:t xml:space="preserve">RP </w:t>
      </w:r>
      <w:proofErr w:type="spellStart"/>
      <w:r>
        <w:t>Bathch</w:t>
      </w:r>
      <w:proofErr w:type="spellEnd"/>
      <w:r>
        <w:rPr>
          <w:rFonts w:hint="eastAsia"/>
        </w:rPr>
        <w:t>不兼容</w:t>
      </w:r>
    </w:p>
    <w:p w:rsidR="00DF649A" w:rsidRDefault="00DF649A" w:rsidP="00212815">
      <w:pPr>
        <w:pStyle w:val="a6"/>
        <w:numPr>
          <w:ilvl w:val="1"/>
          <w:numId w:val="7"/>
        </w:numPr>
        <w:ind w:firstLineChars="0"/>
      </w:pPr>
      <w:r>
        <w:rPr>
          <w:rFonts w:hint="eastAsia"/>
        </w:rPr>
        <w:t>解码反射球</w:t>
      </w:r>
    </w:p>
    <w:p w:rsidR="00212815" w:rsidRDefault="006C46C3" w:rsidP="006C46C3">
      <w:pPr>
        <w:pStyle w:val="a6"/>
        <w:ind w:left="945" w:firstLineChars="0" w:firstLine="0"/>
      </w:pPr>
      <w:r>
        <w:rPr>
          <w:rFonts w:hint="eastAsia"/>
        </w:rPr>
        <w:t>第八课时 复合贴图</w:t>
      </w:r>
    </w:p>
    <w:p w:rsidR="008C4093" w:rsidRDefault="00916CF4" w:rsidP="006C46C3">
      <w:pPr>
        <w:pStyle w:val="a6"/>
        <w:ind w:left="945" w:firstLineChars="0" w:firstLine="0"/>
      </w:pPr>
      <w:r>
        <w:rPr>
          <w:rFonts w:hint="eastAsia"/>
        </w:rPr>
        <w:t xml:space="preserve">创建一个环绕材质 </w:t>
      </w:r>
      <w:r>
        <w:t xml:space="preserve"> </w:t>
      </w:r>
      <w:r>
        <w:rPr>
          <w:rFonts w:hint="eastAsia"/>
        </w:rPr>
        <w:t>支持MODS</w:t>
      </w:r>
      <w:r>
        <w:t xml:space="preserve"> Mask </w:t>
      </w:r>
      <w:r>
        <w:rPr>
          <w:rFonts w:hint="eastAsia"/>
        </w:rPr>
        <w:t xml:space="preserve">图 引进第二个细节图 </w:t>
      </w:r>
      <w:r>
        <w:t xml:space="preserve"> </w:t>
      </w:r>
      <w:r>
        <w:rPr>
          <w:rFonts w:hint="eastAsia"/>
        </w:rPr>
        <w:t>执行一个切线空间法线贴图</w:t>
      </w:r>
    </w:p>
    <w:p w:rsidR="00A772D6" w:rsidRDefault="004D6191" w:rsidP="006C46C3">
      <w:pPr>
        <w:pStyle w:val="a6"/>
        <w:ind w:left="945" w:firstLineChars="0" w:firstLine="0"/>
      </w:pPr>
      <w:r>
        <w:rPr>
          <w:rFonts w:hint="eastAsia"/>
        </w:rPr>
        <w:t>1</w:t>
      </w:r>
      <w:r>
        <w:t xml:space="preserve"> </w:t>
      </w:r>
      <w:r>
        <w:rPr>
          <w:rFonts w:hint="eastAsia"/>
        </w:rPr>
        <w:t>环路材质</w:t>
      </w:r>
    </w:p>
    <w:p w:rsidR="004D6191" w:rsidRDefault="004D6191" w:rsidP="00DD7EA4">
      <w:pPr>
        <w:pStyle w:val="a6"/>
        <w:numPr>
          <w:ilvl w:val="1"/>
          <w:numId w:val="8"/>
        </w:numPr>
        <w:ind w:firstLineChars="0"/>
      </w:pPr>
      <w:r>
        <w:rPr>
          <w:rFonts w:hint="eastAsia"/>
        </w:rPr>
        <w:t>反射率</w:t>
      </w:r>
      <w:r w:rsidR="00E47DCF">
        <w:rPr>
          <w:rFonts w:hint="eastAsia"/>
        </w:rPr>
        <w:t>纹理</w:t>
      </w:r>
    </w:p>
    <w:p w:rsidR="00DD7EA4" w:rsidRDefault="00D715F8" w:rsidP="00DD7EA4">
      <w:pPr>
        <w:pStyle w:val="a6"/>
        <w:numPr>
          <w:ilvl w:val="1"/>
          <w:numId w:val="8"/>
        </w:numPr>
        <w:ind w:firstLineChars="0"/>
      </w:pPr>
      <w:r>
        <w:rPr>
          <w:rFonts w:hint="eastAsia"/>
        </w:rPr>
        <w:t>自发光</w:t>
      </w:r>
      <w:r w:rsidR="00BB650C">
        <w:rPr>
          <w:rFonts w:hint="eastAsia"/>
        </w:rPr>
        <w:t>纹理</w:t>
      </w:r>
    </w:p>
    <w:p w:rsidR="00E47DCF" w:rsidRDefault="00E47DCF" w:rsidP="00E47DCF">
      <w:pPr>
        <w:ind w:left="945"/>
      </w:pPr>
      <w:r>
        <w:rPr>
          <w:rFonts w:hint="eastAsia"/>
        </w:rPr>
        <w:t>2</w:t>
      </w:r>
      <w:r>
        <w:t xml:space="preserve"> </w:t>
      </w:r>
      <w:r>
        <w:rPr>
          <w:rFonts w:hint="eastAsia"/>
        </w:rPr>
        <w:t>遮罩纹理</w:t>
      </w:r>
    </w:p>
    <w:p w:rsidR="00E7165D" w:rsidRDefault="00E7165D" w:rsidP="00E47DCF">
      <w:pPr>
        <w:ind w:left="945"/>
      </w:pPr>
      <w:r>
        <w:rPr>
          <w:rFonts w:hint="eastAsia"/>
        </w:rPr>
        <w:t xml:space="preserve"> </w:t>
      </w:r>
      <w:r>
        <w:t xml:space="preserve"> 2.1 </w:t>
      </w:r>
      <w:r w:rsidR="00200B45">
        <w:rPr>
          <w:rFonts w:hint="eastAsia"/>
        </w:rPr>
        <w:t>MODS</w:t>
      </w:r>
    </w:p>
    <w:p w:rsidR="00437DF1" w:rsidRDefault="00126D6C" w:rsidP="00E47DCF">
      <w:pPr>
        <w:ind w:left="945"/>
      </w:pPr>
      <w:r>
        <w:t xml:space="preserve">  2.2 </w:t>
      </w:r>
      <w:r>
        <w:rPr>
          <w:rFonts w:hint="eastAsia"/>
        </w:rPr>
        <w:t>遮罩纹理输入</w:t>
      </w:r>
    </w:p>
    <w:p w:rsidR="00557D05" w:rsidRDefault="00557D05" w:rsidP="00E47DCF">
      <w:pPr>
        <w:ind w:left="945"/>
      </w:pPr>
      <w:r>
        <w:rPr>
          <w:rFonts w:hint="eastAsia"/>
        </w:rPr>
        <w:t xml:space="preserve"> </w:t>
      </w:r>
      <w:r>
        <w:t xml:space="preserve"> 2.3 </w:t>
      </w:r>
      <w:r>
        <w:rPr>
          <w:rFonts w:hint="eastAsia"/>
        </w:rPr>
        <w:t>金属度</w:t>
      </w:r>
    </w:p>
    <w:p w:rsidR="00DA15EC" w:rsidRDefault="00DA15EC" w:rsidP="00E47DCF">
      <w:pPr>
        <w:ind w:left="945"/>
      </w:pPr>
      <w:r>
        <w:rPr>
          <w:rFonts w:hint="eastAsia"/>
        </w:rPr>
        <w:t xml:space="preserve"> </w:t>
      </w:r>
      <w:r>
        <w:t xml:space="preserve"> 2.4 </w:t>
      </w:r>
      <w:r>
        <w:rPr>
          <w:rFonts w:hint="eastAsia"/>
        </w:rPr>
        <w:t>粗糙度</w:t>
      </w:r>
    </w:p>
    <w:p w:rsidR="00DA15EC" w:rsidRDefault="00DA15EC" w:rsidP="00E47DCF">
      <w:pPr>
        <w:ind w:left="945"/>
      </w:pPr>
      <w:r>
        <w:rPr>
          <w:rFonts w:hint="eastAsia"/>
        </w:rPr>
        <w:t xml:space="preserve"> </w:t>
      </w:r>
      <w:r>
        <w:t xml:space="preserve"> 2.5 </w:t>
      </w:r>
      <w:r>
        <w:rPr>
          <w:rFonts w:hint="eastAsia"/>
        </w:rPr>
        <w:t>遮挡</w:t>
      </w:r>
    </w:p>
    <w:p w:rsidR="008F7A90" w:rsidRDefault="008F7A90" w:rsidP="00B70607">
      <w:pPr>
        <w:ind w:left="945" w:firstLine="420"/>
      </w:pPr>
      <w:r>
        <w:rPr>
          <w:rFonts w:hint="eastAsia"/>
        </w:rPr>
        <w:t>描述缝隙和洞的遮挡 阴影</w:t>
      </w:r>
      <w:r w:rsidR="00087DB8">
        <w:rPr>
          <w:rFonts w:hint="eastAsia"/>
        </w:rPr>
        <w:t xml:space="preserve"> 暗部</w:t>
      </w:r>
      <w:r w:rsidR="008E5CE9">
        <w:rPr>
          <w:rFonts w:hint="eastAsia"/>
        </w:rPr>
        <w:t>区域</w:t>
      </w:r>
    </w:p>
    <w:p w:rsidR="00B90827" w:rsidRDefault="00B70607" w:rsidP="00B90827">
      <w:pPr>
        <w:ind w:left="945" w:firstLine="420"/>
      </w:pPr>
      <w:r>
        <w:rPr>
          <w:rFonts w:hint="eastAsia"/>
        </w:rPr>
        <w:t>遮挡只用间接环境照明部分</w:t>
      </w:r>
      <w:r w:rsidR="00B90827">
        <w:rPr>
          <w:rFonts w:hint="eastAsia"/>
        </w:rPr>
        <w:t xml:space="preserve"> </w:t>
      </w:r>
    </w:p>
    <w:p w:rsidR="00B90827" w:rsidRDefault="00CC5604" w:rsidP="00CC5604">
      <w:pPr>
        <w:pStyle w:val="a6"/>
        <w:ind w:left="375" w:firstLineChars="0" w:firstLine="0"/>
      </w:pPr>
      <w:r>
        <w:rPr>
          <w:rFonts w:hint="eastAsia"/>
        </w:rPr>
        <w:t>3</w:t>
      </w:r>
      <w:r w:rsidR="00B90827">
        <w:rPr>
          <w:rFonts w:hint="eastAsia"/>
        </w:rPr>
        <w:t>细节</w:t>
      </w:r>
      <w:r w:rsidR="00440B63">
        <w:rPr>
          <w:rFonts w:hint="eastAsia"/>
        </w:rPr>
        <w:t>纹理</w:t>
      </w:r>
    </w:p>
    <w:p w:rsidR="00CC5604" w:rsidRDefault="00CC5604" w:rsidP="00CC5604">
      <w:pPr>
        <w:pStyle w:val="a6"/>
        <w:ind w:left="375" w:firstLineChars="0" w:firstLine="0"/>
      </w:pPr>
      <w:r>
        <w:rPr>
          <w:rFonts w:hint="eastAsia"/>
        </w:rPr>
        <w:t>3</w:t>
      </w:r>
      <w:r>
        <w:t xml:space="preserve">.1 </w:t>
      </w:r>
      <w:r>
        <w:rPr>
          <w:rFonts w:hint="eastAsia"/>
        </w:rPr>
        <w:t>细节UV</w:t>
      </w:r>
      <w:r>
        <w:t xml:space="preserve"> </w:t>
      </w:r>
      <w:r>
        <w:rPr>
          <w:rFonts w:hint="eastAsia"/>
        </w:rPr>
        <w:t>坐标</w:t>
      </w:r>
    </w:p>
    <w:p w:rsidR="00C74E38" w:rsidRDefault="00EA5158" w:rsidP="00CC5604">
      <w:pPr>
        <w:pStyle w:val="a6"/>
        <w:ind w:left="375" w:firstLineChars="0" w:firstLine="0"/>
      </w:pPr>
      <w:r>
        <w:t xml:space="preserve">3.2 </w:t>
      </w:r>
      <w:r>
        <w:rPr>
          <w:rFonts w:hint="eastAsia"/>
        </w:rPr>
        <w:t>细节反射率</w:t>
      </w:r>
    </w:p>
    <w:p w:rsidR="004325C5" w:rsidRDefault="004325C5" w:rsidP="00CC5604">
      <w:pPr>
        <w:pStyle w:val="a6"/>
        <w:ind w:left="375" w:firstLineChars="0" w:firstLine="0"/>
      </w:pPr>
      <w:r>
        <w:rPr>
          <w:rFonts w:hint="eastAsia"/>
        </w:rPr>
        <w:t>3</w:t>
      </w:r>
      <w:r>
        <w:t xml:space="preserve">.3 </w:t>
      </w:r>
      <w:r>
        <w:rPr>
          <w:rFonts w:hint="eastAsia"/>
        </w:rPr>
        <w:t>细节粗糙度</w:t>
      </w:r>
    </w:p>
    <w:p w:rsidR="007D575D" w:rsidRDefault="00524B9D" w:rsidP="00CC5604">
      <w:pPr>
        <w:pStyle w:val="a6"/>
        <w:ind w:left="375" w:firstLineChars="0" w:firstLine="0"/>
      </w:pPr>
      <w:r>
        <w:rPr>
          <w:rFonts w:hint="eastAsia"/>
        </w:rPr>
        <w:t>3</w:t>
      </w:r>
      <w:r>
        <w:t xml:space="preserve">.4 </w:t>
      </w:r>
      <w:r>
        <w:rPr>
          <w:rFonts w:hint="eastAsia"/>
        </w:rPr>
        <w:t>过渡细节</w:t>
      </w:r>
    </w:p>
    <w:p w:rsidR="00701D7B" w:rsidRDefault="00701D7B" w:rsidP="00CC5604">
      <w:pPr>
        <w:pStyle w:val="a6"/>
        <w:ind w:left="375" w:firstLineChars="0" w:firstLine="0"/>
      </w:pPr>
      <w:r>
        <w:rPr>
          <w:rFonts w:hint="eastAsia"/>
        </w:rPr>
        <w:t>4</w:t>
      </w:r>
      <w:r>
        <w:t xml:space="preserve"> </w:t>
      </w:r>
      <w:r>
        <w:rPr>
          <w:rFonts w:hint="eastAsia"/>
        </w:rPr>
        <w:t>法线纹理</w:t>
      </w:r>
    </w:p>
    <w:p w:rsidR="00081C7C" w:rsidRDefault="00081C7C" w:rsidP="008A057F">
      <w:pPr>
        <w:pStyle w:val="a6"/>
        <w:numPr>
          <w:ilvl w:val="1"/>
          <w:numId w:val="3"/>
        </w:numPr>
        <w:ind w:firstLineChars="0"/>
      </w:pPr>
      <w:r>
        <w:rPr>
          <w:rFonts w:hint="eastAsia"/>
        </w:rPr>
        <w:t>采样Nor</w:t>
      </w:r>
      <w:r>
        <w:t xml:space="preserve">mal </w:t>
      </w:r>
      <w:r>
        <w:rPr>
          <w:rFonts w:hint="eastAsia"/>
        </w:rPr>
        <w:t>纹理</w:t>
      </w:r>
    </w:p>
    <w:p w:rsidR="001F6321" w:rsidRDefault="001F6321" w:rsidP="00EF6B53">
      <w:r w:rsidRPr="00EF6B53">
        <w:t>What does DXT5nm mean</w:t>
      </w:r>
      <w:r w:rsidR="00915662">
        <w:rPr>
          <w:rFonts w:hint="eastAsia"/>
        </w:rPr>
        <w:t>？</w:t>
      </w:r>
    </w:p>
    <w:p w:rsidR="00915662" w:rsidRDefault="00915662" w:rsidP="00835F93">
      <w:pPr>
        <w:pStyle w:val="a6"/>
        <w:numPr>
          <w:ilvl w:val="1"/>
          <w:numId w:val="3"/>
        </w:numPr>
        <w:ind w:firstLineChars="0"/>
      </w:pPr>
      <w:r>
        <w:rPr>
          <w:rFonts w:hint="eastAsia"/>
        </w:rPr>
        <w:t>切线空间</w:t>
      </w:r>
    </w:p>
    <w:p w:rsidR="00835F93" w:rsidRDefault="004801AA" w:rsidP="008D3365">
      <w:pPr>
        <w:pStyle w:val="a6"/>
        <w:numPr>
          <w:ilvl w:val="1"/>
          <w:numId w:val="3"/>
        </w:numPr>
        <w:ind w:firstLineChars="0"/>
      </w:pPr>
      <w:r>
        <w:rPr>
          <w:rFonts w:hint="eastAsia"/>
        </w:rPr>
        <w:t>给阴影Bias插值 法线</w:t>
      </w:r>
    </w:p>
    <w:p w:rsidR="008D3365" w:rsidRDefault="00357D4A" w:rsidP="008D3365">
      <w:pPr>
        <w:pStyle w:val="a6"/>
        <w:numPr>
          <w:ilvl w:val="1"/>
          <w:numId w:val="3"/>
        </w:numPr>
        <w:ind w:firstLineChars="0"/>
      </w:pPr>
      <w:r>
        <w:rPr>
          <w:rFonts w:hint="eastAsia"/>
        </w:rPr>
        <w:t>细节法线纹理</w:t>
      </w:r>
    </w:p>
    <w:p w:rsidR="00CC5873" w:rsidRDefault="00CC5873" w:rsidP="001F79E1">
      <w:pPr>
        <w:pStyle w:val="a6"/>
        <w:numPr>
          <w:ilvl w:val="0"/>
          <w:numId w:val="3"/>
        </w:numPr>
        <w:ind w:firstLineChars="0"/>
      </w:pPr>
      <w:r>
        <w:rPr>
          <w:rFonts w:hint="eastAsia"/>
        </w:rPr>
        <w:lastRenderedPageBreak/>
        <w:t>可选择纹理</w:t>
      </w:r>
    </w:p>
    <w:p w:rsidR="001F79E1" w:rsidRDefault="00B208FA" w:rsidP="0092466B">
      <w:pPr>
        <w:pStyle w:val="a6"/>
        <w:numPr>
          <w:ilvl w:val="1"/>
          <w:numId w:val="3"/>
        </w:numPr>
        <w:ind w:firstLineChars="0"/>
      </w:pPr>
      <w:r>
        <w:rPr>
          <w:rFonts w:hint="eastAsia"/>
        </w:rPr>
        <w:t>法线纹理</w:t>
      </w:r>
    </w:p>
    <w:p w:rsidR="0092466B" w:rsidRDefault="002C39AC" w:rsidP="0073688D">
      <w:pPr>
        <w:pStyle w:val="a6"/>
        <w:numPr>
          <w:ilvl w:val="1"/>
          <w:numId w:val="3"/>
        </w:numPr>
        <w:ind w:firstLineChars="0"/>
      </w:pPr>
      <w:r>
        <w:rPr>
          <w:rFonts w:hint="eastAsia"/>
        </w:rPr>
        <w:t>输入配置</w:t>
      </w:r>
    </w:p>
    <w:p w:rsidR="0073688D" w:rsidRDefault="00DA4B25" w:rsidP="002F0D7A">
      <w:pPr>
        <w:pStyle w:val="a6"/>
        <w:numPr>
          <w:ilvl w:val="1"/>
          <w:numId w:val="3"/>
        </w:numPr>
        <w:ind w:firstLineChars="0"/>
      </w:pPr>
      <w:r>
        <w:rPr>
          <w:rFonts w:hint="eastAsia"/>
        </w:rPr>
        <w:t>可选择的遮罩纹理</w:t>
      </w:r>
    </w:p>
    <w:p w:rsidR="002F0D7A" w:rsidRDefault="0091057C" w:rsidP="00E61AEE">
      <w:pPr>
        <w:pStyle w:val="a6"/>
        <w:numPr>
          <w:ilvl w:val="1"/>
          <w:numId w:val="3"/>
        </w:numPr>
        <w:ind w:firstLineChars="0"/>
      </w:pPr>
      <w:r>
        <w:rPr>
          <w:rFonts w:hint="eastAsia"/>
        </w:rPr>
        <w:t>可选择细节纹理</w:t>
      </w:r>
    </w:p>
    <w:p w:rsidR="00E61AEE" w:rsidRDefault="0055738A" w:rsidP="0055738A">
      <w:r>
        <w:rPr>
          <w:rFonts w:hint="eastAsia"/>
        </w:rPr>
        <w:t xml:space="preserve">第九课时 </w:t>
      </w:r>
      <w:r>
        <w:t xml:space="preserve"> </w:t>
      </w:r>
      <w:r>
        <w:rPr>
          <w:rFonts w:hint="eastAsia"/>
        </w:rPr>
        <w:t xml:space="preserve">点光源和斑点照射光源 </w:t>
      </w:r>
      <w:r>
        <w:t xml:space="preserve"> </w:t>
      </w:r>
      <w:r w:rsidR="00DA7A63">
        <w:rPr>
          <w:rFonts w:hint="eastAsia"/>
        </w:rPr>
        <w:t>光的限制</w:t>
      </w:r>
      <w:r w:rsidR="00F60A51">
        <w:rPr>
          <w:rFonts w:hint="eastAsia"/>
        </w:rPr>
        <w:t>影响</w:t>
      </w:r>
    </w:p>
    <w:p w:rsidR="00F93C80" w:rsidRDefault="00F93C80" w:rsidP="0055738A">
      <w:r>
        <w:rPr>
          <w:rFonts w:hint="eastAsia"/>
        </w:rPr>
        <w:t xml:space="preserve"> </w:t>
      </w:r>
      <w:r>
        <w:t xml:space="preserve">    </w:t>
      </w:r>
      <w:r w:rsidR="008F527F">
        <w:rPr>
          <w:rFonts w:hint="eastAsia"/>
        </w:rPr>
        <w:t>支持更多的光源类型比单一的方向光</w:t>
      </w:r>
    </w:p>
    <w:p w:rsidR="00E30F84" w:rsidRDefault="00E30F84" w:rsidP="0055738A">
      <w:r>
        <w:rPr>
          <w:rFonts w:hint="eastAsia"/>
        </w:rPr>
        <w:t xml:space="preserve"> </w:t>
      </w:r>
      <w:r>
        <w:t xml:space="preserve">    </w:t>
      </w:r>
      <w:r>
        <w:rPr>
          <w:rFonts w:hint="eastAsia"/>
        </w:rPr>
        <w:t>包括实时点光源和照射光源</w:t>
      </w:r>
    </w:p>
    <w:p w:rsidR="00E30F84" w:rsidRDefault="00E30F84" w:rsidP="0055738A">
      <w:r>
        <w:rPr>
          <w:rFonts w:hint="eastAsia"/>
        </w:rPr>
        <w:t xml:space="preserve"> </w:t>
      </w:r>
      <w:r>
        <w:t xml:space="preserve">    </w:t>
      </w:r>
      <w:r>
        <w:rPr>
          <w:rFonts w:hint="eastAsia"/>
        </w:rPr>
        <w:t>烘培光源和阴影对于点光源和照射光源</w:t>
      </w:r>
    </w:p>
    <w:p w:rsidR="00E30F84" w:rsidRDefault="00E30F84" w:rsidP="0055738A">
      <w:r>
        <w:rPr>
          <w:rFonts w:hint="eastAsia"/>
        </w:rPr>
        <w:t xml:space="preserve"> </w:t>
      </w:r>
      <w:r>
        <w:t xml:space="preserve">    </w:t>
      </w:r>
      <w:r>
        <w:rPr>
          <w:rFonts w:hint="eastAsia"/>
        </w:rPr>
        <w:t>限制渲染最多8盏其他光源对于每一个物体</w:t>
      </w:r>
    </w:p>
    <w:p w:rsidR="00E30F84" w:rsidRDefault="002C3F5D" w:rsidP="0055738A">
      <w:r>
        <w:rPr>
          <w:rFonts w:hint="eastAsia"/>
        </w:rPr>
        <w:t>1</w:t>
      </w:r>
      <w:r>
        <w:t xml:space="preserve">: </w:t>
      </w:r>
      <w:r>
        <w:rPr>
          <w:rFonts w:hint="eastAsia"/>
        </w:rPr>
        <w:t>点光源</w:t>
      </w:r>
    </w:p>
    <w:p w:rsidR="00B9193C" w:rsidRDefault="005F35B6" w:rsidP="00B066BB">
      <w:pPr>
        <w:pStyle w:val="a6"/>
        <w:numPr>
          <w:ilvl w:val="1"/>
          <w:numId w:val="9"/>
        </w:numPr>
        <w:ind w:firstLineChars="0"/>
      </w:pPr>
      <w:r>
        <w:rPr>
          <w:rFonts w:hint="eastAsia"/>
        </w:rPr>
        <w:t>其他光源数据</w:t>
      </w:r>
    </w:p>
    <w:p w:rsidR="00B066BB" w:rsidRDefault="00F05C12" w:rsidP="002E0F2D">
      <w:pPr>
        <w:pStyle w:val="a6"/>
        <w:numPr>
          <w:ilvl w:val="1"/>
          <w:numId w:val="9"/>
        </w:numPr>
        <w:ind w:firstLineChars="0"/>
      </w:pPr>
      <w:r>
        <w:rPr>
          <w:rFonts w:hint="eastAsia"/>
        </w:rPr>
        <w:t>点光源设置</w:t>
      </w:r>
    </w:p>
    <w:p w:rsidR="002E0F2D" w:rsidRDefault="004444D0" w:rsidP="0062621F">
      <w:pPr>
        <w:pStyle w:val="a6"/>
        <w:numPr>
          <w:ilvl w:val="1"/>
          <w:numId w:val="9"/>
        </w:numPr>
        <w:ind w:firstLineChars="0"/>
      </w:pPr>
      <w:r>
        <w:rPr>
          <w:rFonts w:hint="eastAsia"/>
        </w:rPr>
        <w:t>着色</w:t>
      </w:r>
    </w:p>
    <w:p w:rsidR="0062621F" w:rsidRDefault="008854F3" w:rsidP="00055F13">
      <w:pPr>
        <w:pStyle w:val="a6"/>
        <w:numPr>
          <w:ilvl w:val="1"/>
          <w:numId w:val="9"/>
        </w:numPr>
        <w:ind w:firstLineChars="0"/>
      </w:pPr>
      <w:r>
        <w:rPr>
          <w:rFonts w:hint="eastAsia"/>
        </w:rPr>
        <w:t>距离衰减</w:t>
      </w:r>
    </w:p>
    <w:p w:rsidR="00055F13" w:rsidRDefault="003C5A49" w:rsidP="00445AFC">
      <w:pPr>
        <w:pStyle w:val="a6"/>
        <w:numPr>
          <w:ilvl w:val="1"/>
          <w:numId w:val="9"/>
        </w:numPr>
        <w:ind w:firstLineChars="0"/>
      </w:pPr>
      <w:r>
        <w:rPr>
          <w:rFonts w:hint="eastAsia"/>
        </w:rPr>
        <w:t>灯光范围</w:t>
      </w:r>
    </w:p>
    <w:p w:rsidR="00445AFC" w:rsidRDefault="00445AFC" w:rsidP="00445AFC">
      <w:pPr>
        <w:pStyle w:val="a6"/>
        <w:ind w:left="585" w:firstLineChars="0" w:firstLine="0"/>
      </w:pPr>
      <w:r>
        <w:rPr>
          <w:rFonts w:hint="eastAsia"/>
        </w:rPr>
        <w:t>添加范围之后.灯光包含在一个边界球内</w:t>
      </w:r>
      <w:r w:rsidR="006019FD">
        <w:rPr>
          <w:rFonts w:hint="eastAsia"/>
        </w:rPr>
        <w:t>。</w:t>
      </w:r>
      <w:r w:rsidR="009A5B4D">
        <w:rPr>
          <w:rFonts w:hint="eastAsia"/>
        </w:rPr>
        <w:t>明确他们的位置和范围</w:t>
      </w:r>
      <w:r w:rsidR="002C7E22">
        <w:rPr>
          <w:rFonts w:hint="eastAsia"/>
        </w:rPr>
        <w:t>加上范围衰减</w:t>
      </w:r>
      <w:r w:rsidR="002C7E22">
        <w:t xml:space="preserve"> </w:t>
      </w:r>
      <w:r w:rsidR="002C7E22">
        <w:rPr>
          <w:rFonts w:hint="eastAsia"/>
        </w:rPr>
        <w:t>可看到</w:t>
      </w:r>
      <w:r w:rsidR="00BC6AE2">
        <w:rPr>
          <w:rFonts w:hint="eastAsia"/>
        </w:rPr>
        <w:t>超出范围看不到灯光的效果</w:t>
      </w:r>
    </w:p>
    <w:p w:rsidR="00D607A5" w:rsidRDefault="00D20D19" w:rsidP="00BA1B64">
      <w:pPr>
        <w:pStyle w:val="a6"/>
        <w:numPr>
          <w:ilvl w:val="0"/>
          <w:numId w:val="9"/>
        </w:numPr>
        <w:ind w:firstLineChars="0"/>
      </w:pPr>
      <w:r>
        <w:rPr>
          <w:rFonts w:hint="eastAsia"/>
        </w:rPr>
        <w:t>聚光灯</w:t>
      </w:r>
    </w:p>
    <w:p w:rsidR="00BA1B64" w:rsidRDefault="00AE2F16" w:rsidP="00CE6E78">
      <w:pPr>
        <w:pStyle w:val="a6"/>
        <w:ind w:left="375" w:firstLineChars="0" w:firstLine="0"/>
      </w:pPr>
      <w:r>
        <w:rPr>
          <w:rFonts w:hint="eastAsia"/>
        </w:rPr>
        <w:t>受圆锥体的限制</w:t>
      </w:r>
    </w:p>
    <w:p w:rsidR="00AE2F16" w:rsidRDefault="00AE2F16" w:rsidP="00410E38">
      <w:pPr>
        <w:pStyle w:val="a6"/>
        <w:numPr>
          <w:ilvl w:val="1"/>
          <w:numId w:val="9"/>
        </w:numPr>
        <w:ind w:firstLineChars="0"/>
      </w:pPr>
      <w:r>
        <w:rPr>
          <w:rFonts w:hint="eastAsia"/>
        </w:rPr>
        <w:t>方向</w:t>
      </w:r>
    </w:p>
    <w:p w:rsidR="00410E38" w:rsidRDefault="00520362" w:rsidP="00E2131E">
      <w:pPr>
        <w:pStyle w:val="a6"/>
        <w:numPr>
          <w:ilvl w:val="1"/>
          <w:numId w:val="9"/>
        </w:numPr>
        <w:ind w:firstLineChars="0"/>
      </w:pPr>
      <w:r>
        <w:rPr>
          <w:rFonts w:hint="eastAsia"/>
        </w:rPr>
        <w:t>聚光灯角度</w:t>
      </w:r>
    </w:p>
    <w:p w:rsidR="00E2131E" w:rsidRPr="00EF6B53" w:rsidRDefault="00E2131E" w:rsidP="00E2131E">
      <w:pPr>
        <w:pStyle w:val="a6"/>
        <w:ind w:left="585" w:firstLineChars="0" w:firstLine="0"/>
        <w:rPr>
          <w:rFonts w:hint="eastAsia"/>
        </w:rPr>
      </w:pPr>
      <w:r>
        <w:rPr>
          <w:rFonts w:hint="eastAsia"/>
        </w:rPr>
        <w:t>聚光灯有一个角度控制光椎的宽度</w:t>
      </w:r>
      <w:r w:rsidR="0063192E">
        <w:rPr>
          <w:rFonts w:hint="eastAsia"/>
        </w:rPr>
        <w:t>,</w:t>
      </w:r>
      <w:r w:rsidR="00EC3C34">
        <w:rPr>
          <w:rFonts w:hint="eastAsia"/>
        </w:rPr>
        <w:t>还有一个内角控制光线什么时候开始衰减</w:t>
      </w:r>
      <w:r w:rsidR="00F77C34">
        <w:rPr>
          <w:rFonts w:hint="eastAsia"/>
        </w:rPr>
        <w:t>,</w:t>
      </w:r>
      <w:r w:rsidR="004921E5">
        <w:rPr>
          <w:rFonts w:hint="eastAsia"/>
        </w:rPr>
        <w:t>内角和外角以及弧度</w:t>
      </w:r>
      <w:bookmarkStart w:id="3" w:name="_GoBack"/>
      <w:bookmarkEnd w:id="3"/>
    </w:p>
    <w:p w:rsidR="008A057F" w:rsidRDefault="008A057F" w:rsidP="008A057F">
      <w:pPr>
        <w:pStyle w:val="a6"/>
        <w:ind w:left="1110" w:firstLineChars="0" w:firstLine="0"/>
        <w:rPr>
          <w:rFonts w:hint="eastAsia"/>
        </w:rPr>
      </w:pPr>
    </w:p>
    <w:p w:rsidR="00A637D2" w:rsidRPr="00B70607" w:rsidRDefault="00A637D2" w:rsidP="00CC5604">
      <w:pPr>
        <w:pStyle w:val="a6"/>
        <w:ind w:left="375" w:firstLineChars="0" w:firstLine="0"/>
        <w:rPr>
          <w:rFonts w:hint="eastAsia"/>
        </w:rPr>
      </w:pPr>
    </w:p>
    <w:p w:rsidR="00BB2D60" w:rsidRDefault="00BB2D60">
      <w:pPr>
        <w:pStyle w:val="a6"/>
        <w:ind w:left="375" w:firstLineChars="0" w:firstLine="0"/>
      </w:pPr>
    </w:p>
    <w:p w:rsidR="00BB2D60" w:rsidRDefault="00BB2D60">
      <w:pPr>
        <w:pStyle w:val="a6"/>
        <w:ind w:left="375" w:firstLineChars="0" w:firstLine="0"/>
      </w:pPr>
    </w:p>
    <w:sectPr w:rsidR="00BB2D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新宋体">
    <w:altName w:val="NSimSun"/>
    <w:panose1 w:val="02010609030101010101"/>
    <w:charset w:val="86"/>
    <w:family w:val="modern"/>
    <w:pitch w:val="fixed"/>
    <w:sig w:usb0="00000283" w:usb1="288F0000" w:usb2="00000016" w:usb3="00000000" w:csb0="00040001" w:csb1="00000000"/>
  </w:font>
  <w:font w:name="Courier">
    <w:panose1 w:val="02070409020205020404"/>
    <w:charset w:val="00"/>
    <w:family w:val="modern"/>
    <w:pitch w:val="default"/>
    <w:sig w:usb0="00000000" w:usb1="00000000" w:usb2="0000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96A0B"/>
    <w:multiLevelType w:val="multilevel"/>
    <w:tmpl w:val="F4540682"/>
    <w:lvl w:ilvl="0">
      <w:start w:val="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 w15:restartNumberingAfterBreak="0">
    <w:nsid w:val="260E3362"/>
    <w:multiLevelType w:val="multilevel"/>
    <w:tmpl w:val="F938608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2" w15:restartNumberingAfterBreak="0">
    <w:nsid w:val="36B878CD"/>
    <w:multiLevelType w:val="multilevel"/>
    <w:tmpl w:val="36B878CD"/>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3" w15:restartNumberingAfterBreak="0">
    <w:nsid w:val="3A2D20E0"/>
    <w:multiLevelType w:val="multilevel"/>
    <w:tmpl w:val="3A2D20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EBD0A97"/>
    <w:multiLevelType w:val="multilevel"/>
    <w:tmpl w:val="FEF4A22C"/>
    <w:lvl w:ilvl="0">
      <w:start w:val="1"/>
      <w:numFmt w:val="decimal"/>
      <w:lvlText w:val="%1"/>
      <w:lvlJc w:val="left"/>
      <w:pPr>
        <w:ind w:left="375" w:hanging="375"/>
      </w:pPr>
      <w:rPr>
        <w:rFonts w:hint="default"/>
      </w:rPr>
    </w:lvl>
    <w:lvl w:ilvl="1">
      <w:start w:val="1"/>
      <w:numFmt w:val="decimal"/>
      <w:lvlText w:val="%1.%2"/>
      <w:lvlJc w:val="left"/>
      <w:pPr>
        <w:ind w:left="1320" w:hanging="375"/>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555" w:hanging="72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5805" w:hanging="108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055" w:hanging="1440"/>
      </w:pPr>
      <w:rPr>
        <w:rFonts w:hint="default"/>
      </w:rPr>
    </w:lvl>
    <w:lvl w:ilvl="8">
      <w:start w:val="1"/>
      <w:numFmt w:val="decimal"/>
      <w:lvlText w:val="%1.%2.%3.%4.%5.%6.%7.%8.%9"/>
      <w:lvlJc w:val="left"/>
      <w:pPr>
        <w:ind w:left="9360" w:hanging="1800"/>
      </w:pPr>
      <w:rPr>
        <w:rFonts w:hint="default"/>
      </w:rPr>
    </w:lvl>
  </w:abstractNum>
  <w:abstractNum w:abstractNumId="5" w15:restartNumberingAfterBreak="0">
    <w:nsid w:val="56874885"/>
    <w:multiLevelType w:val="multilevel"/>
    <w:tmpl w:val="56874885"/>
    <w:lvl w:ilvl="0">
      <w:start w:val="2"/>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6" w15:restartNumberingAfterBreak="0">
    <w:nsid w:val="618741E9"/>
    <w:multiLevelType w:val="multilevel"/>
    <w:tmpl w:val="618741E9"/>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7" w15:restartNumberingAfterBreak="0">
    <w:nsid w:val="665927B6"/>
    <w:multiLevelType w:val="multilevel"/>
    <w:tmpl w:val="66567878"/>
    <w:lvl w:ilvl="0">
      <w:start w:val="1"/>
      <w:numFmt w:val="decimal"/>
      <w:lvlText w:val="%1"/>
      <w:lvlJc w:val="left"/>
      <w:pPr>
        <w:ind w:left="375" w:hanging="375"/>
      </w:pPr>
      <w:rPr>
        <w:rFonts w:hint="default"/>
      </w:rPr>
    </w:lvl>
    <w:lvl w:ilvl="1">
      <w:start w:val="1"/>
      <w:numFmt w:val="decimal"/>
      <w:lvlText w:val="%1.%2"/>
      <w:lvlJc w:val="left"/>
      <w:pPr>
        <w:ind w:left="585" w:hanging="37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8" w15:restartNumberingAfterBreak="0">
    <w:nsid w:val="7C139763"/>
    <w:multiLevelType w:val="singleLevel"/>
    <w:tmpl w:val="7C139763"/>
    <w:lvl w:ilvl="0">
      <w:start w:val="6"/>
      <w:numFmt w:val="chineseCounting"/>
      <w:suff w:val="space"/>
      <w:lvlText w:val="第%1课时"/>
      <w:lvlJc w:val="left"/>
      <w:rPr>
        <w:rFonts w:hint="eastAsia"/>
      </w:rPr>
    </w:lvl>
  </w:abstractNum>
  <w:num w:numId="1">
    <w:abstractNumId w:val="2"/>
  </w:num>
  <w:num w:numId="2">
    <w:abstractNumId w:val="5"/>
  </w:num>
  <w:num w:numId="3">
    <w:abstractNumId w:val="6"/>
  </w:num>
  <w:num w:numId="4">
    <w:abstractNumId w:val="3"/>
  </w:num>
  <w:num w:numId="5">
    <w:abstractNumId w:val="8"/>
  </w:num>
  <w:num w:numId="6">
    <w:abstractNumId w:val="0"/>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7F5"/>
    <w:rsid w:val="000006AA"/>
    <w:rsid w:val="000035F8"/>
    <w:rsid w:val="00004102"/>
    <w:rsid w:val="0001181F"/>
    <w:rsid w:val="0001231C"/>
    <w:rsid w:val="00015DB8"/>
    <w:rsid w:val="0001695A"/>
    <w:rsid w:val="00020555"/>
    <w:rsid w:val="00022351"/>
    <w:rsid w:val="00023932"/>
    <w:rsid w:val="000257A8"/>
    <w:rsid w:val="00027FA9"/>
    <w:rsid w:val="00032EB9"/>
    <w:rsid w:val="0004234D"/>
    <w:rsid w:val="00044142"/>
    <w:rsid w:val="00050351"/>
    <w:rsid w:val="00055B06"/>
    <w:rsid w:val="00055F13"/>
    <w:rsid w:val="0006297F"/>
    <w:rsid w:val="00066999"/>
    <w:rsid w:val="00072F87"/>
    <w:rsid w:val="0008123C"/>
    <w:rsid w:val="000816EF"/>
    <w:rsid w:val="00081C7C"/>
    <w:rsid w:val="00086F36"/>
    <w:rsid w:val="00087DB8"/>
    <w:rsid w:val="000908B8"/>
    <w:rsid w:val="00094D3E"/>
    <w:rsid w:val="000B42D5"/>
    <w:rsid w:val="000B49D7"/>
    <w:rsid w:val="000C4615"/>
    <w:rsid w:val="000C5207"/>
    <w:rsid w:val="000C7130"/>
    <w:rsid w:val="000D2651"/>
    <w:rsid w:val="000D3083"/>
    <w:rsid w:val="000D7653"/>
    <w:rsid w:val="000E7AAF"/>
    <w:rsid w:val="000F100C"/>
    <w:rsid w:val="00101CCF"/>
    <w:rsid w:val="0010400A"/>
    <w:rsid w:val="0011339D"/>
    <w:rsid w:val="001137D6"/>
    <w:rsid w:val="001139A0"/>
    <w:rsid w:val="00126778"/>
    <w:rsid w:val="00126D6C"/>
    <w:rsid w:val="00126E5D"/>
    <w:rsid w:val="00135496"/>
    <w:rsid w:val="0013555C"/>
    <w:rsid w:val="0014503F"/>
    <w:rsid w:val="0015000B"/>
    <w:rsid w:val="00154EFA"/>
    <w:rsid w:val="001608A1"/>
    <w:rsid w:val="00162D78"/>
    <w:rsid w:val="00163669"/>
    <w:rsid w:val="001643A7"/>
    <w:rsid w:val="00166D50"/>
    <w:rsid w:val="00177182"/>
    <w:rsid w:val="001857B5"/>
    <w:rsid w:val="00192C0D"/>
    <w:rsid w:val="00193DEA"/>
    <w:rsid w:val="00195D05"/>
    <w:rsid w:val="0019607E"/>
    <w:rsid w:val="001A1EBE"/>
    <w:rsid w:val="001A5D77"/>
    <w:rsid w:val="001B363A"/>
    <w:rsid w:val="001C1F10"/>
    <w:rsid w:val="001C2A43"/>
    <w:rsid w:val="001C34CB"/>
    <w:rsid w:val="001D0314"/>
    <w:rsid w:val="001D5CD6"/>
    <w:rsid w:val="001E11FE"/>
    <w:rsid w:val="001E1D55"/>
    <w:rsid w:val="001E7934"/>
    <w:rsid w:val="001E7E1E"/>
    <w:rsid w:val="001F02F1"/>
    <w:rsid w:val="001F07FD"/>
    <w:rsid w:val="001F6321"/>
    <w:rsid w:val="001F798C"/>
    <w:rsid w:val="001F79E1"/>
    <w:rsid w:val="00200B45"/>
    <w:rsid w:val="00201B14"/>
    <w:rsid w:val="00202EE3"/>
    <w:rsid w:val="002111D8"/>
    <w:rsid w:val="002118B2"/>
    <w:rsid w:val="00211EF2"/>
    <w:rsid w:val="0021206D"/>
    <w:rsid w:val="00212815"/>
    <w:rsid w:val="00215482"/>
    <w:rsid w:val="00216A15"/>
    <w:rsid w:val="0021701E"/>
    <w:rsid w:val="002218FE"/>
    <w:rsid w:val="00223E90"/>
    <w:rsid w:val="00232650"/>
    <w:rsid w:val="0023428A"/>
    <w:rsid w:val="00236A44"/>
    <w:rsid w:val="002417D6"/>
    <w:rsid w:val="002441FA"/>
    <w:rsid w:val="00254F40"/>
    <w:rsid w:val="00257D06"/>
    <w:rsid w:val="002609BB"/>
    <w:rsid w:val="00261031"/>
    <w:rsid w:val="00262B80"/>
    <w:rsid w:val="00267339"/>
    <w:rsid w:val="00276D45"/>
    <w:rsid w:val="00284D6E"/>
    <w:rsid w:val="00285554"/>
    <w:rsid w:val="00292A27"/>
    <w:rsid w:val="00297E3B"/>
    <w:rsid w:val="002A68B7"/>
    <w:rsid w:val="002A7F57"/>
    <w:rsid w:val="002B2E9A"/>
    <w:rsid w:val="002B7761"/>
    <w:rsid w:val="002C39AC"/>
    <w:rsid w:val="002C3F5D"/>
    <w:rsid w:val="002C74CD"/>
    <w:rsid w:val="002C77BA"/>
    <w:rsid w:val="002C7E22"/>
    <w:rsid w:val="002D01CF"/>
    <w:rsid w:val="002D3AF2"/>
    <w:rsid w:val="002D7248"/>
    <w:rsid w:val="002E0F2D"/>
    <w:rsid w:val="002E4CCE"/>
    <w:rsid w:val="002E632D"/>
    <w:rsid w:val="002F0D7A"/>
    <w:rsid w:val="002F394B"/>
    <w:rsid w:val="00301089"/>
    <w:rsid w:val="00310B23"/>
    <w:rsid w:val="003113F4"/>
    <w:rsid w:val="00321BDC"/>
    <w:rsid w:val="00324802"/>
    <w:rsid w:val="00325C88"/>
    <w:rsid w:val="003311AA"/>
    <w:rsid w:val="00332507"/>
    <w:rsid w:val="00334FA5"/>
    <w:rsid w:val="00352C05"/>
    <w:rsid w:val="00354865"/>
    <w:rsid w:val="00354B07"/>
    <w:rsid w:val="003553C1"/>
    <w:rsid w:val="003570F4"/>
    <w:rsid w:val="00357D4A"/>
    <w:rsid w:val="00360A19"/>
    <w:rsid w:val="00363914"/>
    <w:rsid w:val="00380EBD"/>
    <w:rsid w:val="00380EF4"/>
    <w:rsid w:val="0038127B"/>
    <w:rsid w:val="00382DA1"/>
    <w:rsid w:val="003905A3"/>
    <w:rsid w:val="00395F0F"/>
    <w:rsid w:val="003A042C"/>
    <w:rsid w:val="003A50DA"/>
    <w:rsid w:val="003B1B73"/>
    <w:rsid w:val="003B3D2A"/>
    <w:rsid w:val="003B4851"/>
    <w:rsid w:val="003B72F5"/>
    <w:rsid w:val="003B7820"/>
    <w:rsid w:val="003B7F32"/>
    <w:rsid w:val="003C2B3B"/>
    <w:rsid w:val="003C3606"/>
    <w:rsid w:val="003C5A49"/>
    <w:rsid w:val="003D0467"/>
    <w:rsid w:val="003D113D"/>
    <w:rsid w:val="003D27FC"/>
    <w:rsid w:val="003E1DCF"/>
    <w:rsid w:val="003E1F75"/>
    <w:rsid w:val="003F2F1D"/>
    <w:rsid w:val="003F5D57"/>
    <w:rsid w:val="00410E38"/>
    <w:rsid w:val="00412D79"/>
    <w:rsid w:val="00415C6B"/>
    <w:rsid w:val="004168A8"/>
    <w:rsid w:val="00421C1E"/>
    <w:rsid w:val="004243AE"/>
    <w:rsid w:val="00424BE9"/>
    <w:rsid w:val="004271CA"/>
    <w:rsid w:val="00431FA2"/>
    <w:rsid w:val="004325C5"/>
    <w:rsid w:val="00434519"/>
    <w:rsid w:val="00435A6C"/>
    <w:rsid w:val="00437031"/>
    <w:rsid w:val="00437DF1"/>
    <w:rsid w:val="00440B63"/>
    <w:rsid w:val="0044119A"/>
    <w:rsid w:val="004444D0"/>
    <w:rsid w:val="00445671"/>
    <w:rsid w:val="00445AFC"/>
    <w:rsid w:val="00452728"/>
    <w:rsid w:val="004547D7"/>
    <w:rsid w:val="0045565A"/>
    <w:rsid w:val="00455864"/>
    <w:rsid w:val="004558F7"/>
    <w:rsid w:val="004562AC"/>
    <w:rsid w:val="00471747"/>
    <w:rsid w:val="00472033"/>
    <w:rsid w:val="00473EDE"/>
    <w:rsid w:val="004801AA"/>
    <w:rsid w:val="004833FC"/>
    <w:rsid w:val="00483871"/>
    <w:rsid w:val="0048403B"/>
    <w:rsid w:val="004921E5"/>
    <w:rsid w:val="004A0BC6"/>
    <w:rsid w:val="004A2893"/>
    <w:rsid w:val="004B56D6"/>
    <w:rsid w:val="004B62DF"/>
    <w:rsid w:val="004B7ACC"/>
    <w:rsid w:val="004C67F5"/>
    <w:rsid w:val="004D3B58"/>
    <w:rsid w:val="004D6191"/>
    <w:rsid w:val="004D7247"/>
    <w:rsid w:val="004E1C36"/>
    <w:rsid w:val="004F3897"/>
    <w:rsid w:val="004F5141"/>
    <w:rsid w:val="004F597C"/>
    <w:rsid w:val="004F7D00"/>
    <w:rsid w:val="00502E49"/>
    <w:rsid w:val="00503AA8"/>
    <w:rsid w:val="0051201F"/>
    <w:rsid w:val="00515BC8"/>
    <w:rsid w:val="0051645A"/>
    <w:rsid w:val="00520362"/>
    <w:rsid w:val="00523A78"/>
    <w:rsid w:val="00524B9D"/>
    <w:rsid w:val="00526F47"/>
    <w:rsid w:val="00527583"/>
    <w:rsid w:val="00530753"/>
    <w:rsid w:val="0053297C"/>
    <w:rsid w:val="0053493E"/>
    <w:rsid w:val="005363FF"/>
    <w:rsid w:val="00542988"/>
    <w:rsid w:val="005433CF"/>
    <w:rsid w:val="00544069"/>
    <w:rsid w:val="00545E6E"/>
    <w:rsid w:val="0054632B"/>
    <w:rsid w:val="00551D3A"/>
    <w:rsid w:val="00556377"/>
    <w:rsid w:val="0055738A"/>
    <w:rsid w:val="00557D05"/>
    <w:rsid w:val="00560C88"/>
    <w:rsid w:val="00562F73"/>
    <w:rsid w:val="00563E81"/>
    <w:rsid w:val="00564549"/>
    <w:rsid w:val="00565687"/>
    <w:rsid w:val="005712CB"/>
    <w:rsid w:val="0057269B"/>
    <w:rsid w:val="005737CB"/>
    <w:rsid w:val="00574614"/>
    <w:rsid w:val="00575B96"/>
    <w:rsid w:val="00576919"/>
    <w:rsid w:val="00580FCE"/>
    <w:rsid w:val="00582BD2"/>
    <w:rsid w:val="00584825"/>
    <w:rsid w:val="00584C66"/>
    <w:rsid w:val="00584D12"/>
    <w:rsid w:val="00591941"/>
    <w:rsid w:val="00596151"/>
    <w:rsid w:val="005A22C4"/>
    <w:rsid w:val="005B5CC3"/>
    <w:rsid w:val="005B5DEE"/>
    <w:rsid w:val="005B67D2"/>
    <w:rsid w:val="005C1526"/>
    <w:rsid w:val="005C2970"/>
    <w:rsid w:val="005C54AA"/>
    <w:rsid w:val="005C5D6E"/>
    <w:rsid w:val="005D0D03"/>
    <w:rsid w:val="005D1C11"/>
    <w:rsid w:val="005D6F54"/>
    <w:rsid w:val="005D70DB"/>
    <w:rsid w:val="005D758D"/>
    <w:rsid w:val="005E287D"/>
    <w:rsid w:val="005E378B"/>
    <w:rsid w:val="005E730D"/>
    <w:rsid w:val="005E75EE"/>
    <w:rsid w:val="005F13F1"/>
    <w:rsid w:val="005F35B6"/>
    <w:rsid w:val="005F39C3"/>
    <w:rsid w:val="005F7A3F"/>
    <w:rsid w:val="006019FD"/>
    <w:rsid w:val="00601E1F"/>
    <w:rsid w:val="00601E40"/>
    <w:rsid w:val="00606E30"/>
    <w:rsid w:val="00611032"/>
    <w:rsid w:val="00615CE6"/>
    <w:rsid w:val="00617794"/>
    <w:rsid w:val="0062052E"/>
    <w:rsid w:val="006232A8"/>
    <w:rsid w:val="0062621F"/>
    <w:rsid w:val="00631212"/>
    <w:rsid w:val="0063150E"/>
    <w:rsid w:val="0063192E"/>
    <w:rsid w:val="00644B0E"/>
    <w:rsid w:val="006459CC"/>
    <w:rsid w:val="00646285"/>
    <w:rsid w:val="0065117A"/>
    <w:rsid w:val="00652923"/>
    <w:rsid w:val="0066374A"/>
    <w:rsid w:val="0067435A"/>
    <w:rsid w:val="00675D37"/>
    <w:rsid w:val="00680E53"/>
    <w:rsid w:val="006824C8"/>
    <w:rsid w:val="0068404F"/>
    <w:rsid w:val="006952A0"/>
    <w:rsid w:val="006964B4"/>
    <w:rsid w:val="006A54D0"/>
    <w:rsid w:val="006A72E0"/>
    <w:rsid w:val="006B0154"/>
    <w:rsid w:val="006B4C2A"/>
    <w:rsid w:val="006C02F8"/>
    <w:rsid w:val="006C46C3"/>
    <w:rsid w:val="006C56B6"/>
    <w:rsid w:val="006D02D6"/>
    <w:rsid w:val="006D2B18"/>
    <w:rsid w:val="006D5CB2"/>
    <w:rsid w:val="006E4811"/>
    <w:rsid w:val="006E7BB8"/>
    <w:rsid w:val="006F13CC"/>
    <w:rsid w:val="006F196F"/>
    <w:rsid w:val="006F35A9"/>
    <w:rsid w:val="006F5AB0"/>
    <w:rsid w:val="00701D7B"/>
    <w:rsid w:val="00707581"/>
    <w:rsid w:val="00707BC7"/>
    <w:rsid w:val="00713E91"/>
    <w:rsid w:val="00721A86"/>
    <w:rsid w:val="0072669E"/>
    <w:rsid w:val="00730CB5"/>
    <w:rsid w:val="00735C95"/>
    <w:rsid w:val="0073688D"/>
    <w:rsid w:val="00740329"/>
    <w:rsid w:val="0074259E"/>
    <w:rsid w:val="00751927"/>
    <w:rsid w:val="007530C8"/>
    <w:rsid w:val="007573C0"/>
    <w:rsid w:val="00757E08"/>
    <w:rsid w:val="007606C0"/>
    <w:rsid w:val="007631E2"/>
    <w:rsid w:val="007649DE"/>
    <w:rsid w:val="007656AF"/>
    <w:rsid w:val="00772BF2"/>
    <w:rsid w:val="00776D74"/>
    <w:rsid w:val="00787062"/>
    <w:rsid w:val="00790031"/>
    <w:rsid w:val="00797A21"/>
    <w:rsid w:val="007A03FE"/>
    <w:rsid w:val="007A4187"/>
    <w:rsid w:val="007A46B3"/>
    <w:rsid w:val="007B04AC"/>
    <w:rsid w:val="007B40A4"/>
    <w:rsid w:val="007B5308"/>
    <w:rsid w:val="007B578B"/>
    <w:rsid w:val="007B605F"/>
    <w:rsid w:val="007C04E0"/>
    <w:rsid w:val="007C0640"/>
    <w:rsid w:val="007D1487"/>
    <w:rsid w:val="007D48E8"/>
    <w:rsid w:val="007D575D"/>
    <w:rsid w:val="007D6E26"/>
    <w:rsid w:val="007D7421"/>
    <w:rsid w:val="007E0DAB"/>
    <w:rsid w:val="007F11F4"/>
    <w:rsid w:val="007F24AB"/>
    <w:rsid w:val="007F54BD"/>
    <w:rsid w:val="007F6748"/>
    <w:rsid w:val="007F7D35"/>
    <w:rsid w:val="008006E5"/>
    <w:rsid w:val="00800D3C"/>
    <w:rsid w:val="00805079"/>
    <w:rsid w:val="00812903"/>
    <w:rsid w:val="00815506"/>
    <w:rsid w:val="00815C2F"/>
    <w:rsid w:val="008213A8"/>
    <w:rsid w:val="00832160"/>
    <w:rsid w:val="00835F93"/>
    <w:rsid w:val="00841EE3"/>
    <w:rsid w:val="008430FC"/>
    <w:rsid w:val="008538B2"/>
    <w:rsid w:val="00854973"/>
    <w:rsid w:val="00867F54"/>
    <w:rsid w:val="00867F86"/>
    <w:rsid w:val="00871B91"/>
    <w:rsid w:val="008814CE"/>
    <w:rsid w:val="0088429B"/>
    <w:rsid w:val="008854F3"/>
    <w:rsid w:val="00886322"/>
    <w:rsid w:val="00892DD0"/>
    <w:rsid w:val="00893670"/>
    <w:rsid w:val="00893EAF"/>
    <w:rsid w:val="00894269"/>
    <w:rsid w:val="00895EF3"/>
    <w:rsid w:val="008A057F"/>
    <w:rsid w:val="008A1D23"/>
    <w:rsid w:val="008A5415"/>
    <w:rsid w:val="008A6C26"/>
    <w:rsid w:val="008B0377"/>
    <w:rsid w:val="008B10F7"/>
    <w:rsid w:val="008C3920"/>
    <w:rsid w:val="008C4093"/>
    <w:rsid w:val="008C609F"/>
    <w:rsid w:val="008C6AF1"/>
    <w:rsid w:val="008D0501"/>
    <w:rsid w:val="008D17EA"/>
    <w:rsid w:val="008D2070"/>
    <w:rsid w:val="008D2415"/>
    <w:rsid w:val="008D3365"/>
    <w:rsid w:val="008D4A5C"/>
    <w:rsid w:val="008E11E6"/>
    <w:rsid w:val="008E3B92"/>
    <w:rsid w:val="008E3B93"/>
    <w:rsid w:val="008E46D7"/>
    <w:rsid w:val="008E5C2E"/>
    <w:rsid w:val="008E5CE9"/>
    <w:rsid w:val="008E6512"/>
    <w:rsid w:val="008E7839"/>
    <w:rsid w:val="008F39F7"/>
    <w:rsid w:val="008F47C0"/>
    <w:rsid w:val="008F527F"/>
    <w:rsid w:val="008F7A90"/>
    <w:rsid w:val="009006DC"/>
    <w:rsid w:val="0091057C"/>
    <w:rsid w:val="009132E3"/>
    <w:rsid w:val="00915662"/>
    <w:rsid w:val="00916CF4"/>
    <w:rsid w:val="00922434"/>
    <w:rsid w:val="009228CB"/>
    <w:rsid w:val="00922A0E"/>
    <w:rsid w:val="00923FC8"/>
    <w:rsid w:val="0092466B"/>
    <w:rsid w:val="009304AE"/>
    <w:rsid w:val="009308B8"/>
    <w:rsid w:val="00930F5B"/>
    <w:rsid w:val="0093424B"/>
    <w:rsid w:val="00941698"/>
    <w:rsid w:val="00942746"/>
    <w:rsid w:val="00942859"/>
    <w:rsid w:val="009430FA"/>
    <w:rsid w:val="00943494"/>
    <w:rsid w:val="00943E2C"/>
    <w:rsid w:val="009474C7"/>
    <w:rsid w:val="00951E8C"/>
    <w:rsid w:val="00953F4F"/>
    <w:rsid w:val="0096158B"/>
    <w:rsid w:val="00962173"/>
    <w:rsid w:val="00971026"/>
    <w:rsid w:val="00971FD6"/>
    <w:rsid w:val="00973ECA"/>
    <w:rsid w:val="00975906"/>
    <w:rsid w:val="00980585"/>
    <w:rsid w:val="00985A2D"/>
    <w:rsid w:val="00990083"/>
    <w:rsid w:val="00990ADA"/>
    <w:rsid w:val="00992650"/>
    <w:rsid w:val="0099327A"/>
    <w:rsid w:val="00995D7D"/>
    <w:rsid w:val="009A5142"/>
    <w:rsid w:val="009A5B4D"/>
    <w:rsid w:val="009A7E64"/>
    <w:rsid w:val="009B0479"/>
    <w:rsid w:val="009B0DCE"/>
    <w:rsid w:val="009B20C7"/>
    <w:rsid w:val="009B4A06"/>
    <w:rsid w:val="009C2E06"/>
    <w:rsid w:val="009C4BB6"/>
    <w:rsid w:val="009D5620"/>
    <w:rsid w:val="009D5D93"/>
    <w:rsid w:val="009E25EE"/>
    <w:rsid w:val="009F253F"/>
    <w:rsid w:val="009F4BE9"/>
    <w:rsid w:val="00A03271"/>
    <w:rsid w:val="00A05A5B"/>
    <w:rsid w:val="00A10EE4"/>
    <w:rsid w:val="00A1367F"/>
    <w:rsid w:val="00A14162"/>
    <w:rsid w:val="00A1432D"/>
    <w:rsid w:val="00A148CD"/>
    <w:rsid w:val="00A2422B"/>
    <w:rsid w:val="00A44938"/>
    <w:rsid w:val="00A45B8F"/>
    <w:rsid w:val="00A47213"/>
    <w:rsid w:val="00A54E7A"/>
    <w:rsid w:val="00A61F27"/>
    <w:rsid w:val="00A62C0E"/>
    <w:rsid w:val="00A63210"/>
    <w:rsid w:val="00A637D2"/>
    <w:rsid w:val="00A6486F"/>
    <w:rsid w:val="00A64BE7"/>
    <w:rsid w:val="00A655BB"/>
    <w:rsid w:val="00A65E9A"/>
    <w:rsid w:val="00A67C56"/>
    <w:rsid w:val="00A70AD0"/>
    <w:rsid w:val="00A711CB"/>
    <w:rsid w:val="00A772D6"/>
    <w:rsid w:val="00A85BE6"/>
    <w:rsid w:val="00A862F1"/>
    <w:rsid w:val="00A86C04"/>
    <w:rsid w:val="00A901D7"/>
    <w:rsid w:val="00A91CD4"/>
    <w:rsid w:val="00A94AAC"/>
    <w:rsid w:val="00A94AB8"/>
    <w:rsid w:val="00A94C13"/>
    <w:rsid w:val="00A95F2E"/>
    <w:rsid w:val="00AA5853"/>
    <w:rsid w:val="00AB7AA2"/>
    <w:rsid w:val="00AC21FA"/>
    <w:rsid w:val="00AC3623"/>
    <w:rsid w:val="00AC39B0"/>
    <w:rsid w:val="00AC4CE1"/>
    <w:rsid w:val="00AC6AC3"/>
    <w:rsid w:val="00AD0BAD"/>
    <w:rsid w:val="00AD4BCC"/>
    <w:rsid w:val="00AD52BC"/>
    <w:rsid w:val="00AD5F2F"/>
    <w:rsid w:val="00AE0027"/>
    <w:rsid w:val="00AE0FE1"/>
    <w:rsid w:val="00AE2F16"/>
    <w:rsid w:val="00AE482D"/>
    <w:rsid w:val="00AE730D"/>
    <w:rsid w:val="00AE7635"/>
    <w:rsid w:val="00AE77F9"/>
    <w:rsid w:val="00AF0D3E"/>
    <w:rsid w:val="00AF22DA"/>
    <w:rsid w:val="00B01BA1"/>
    <w:rsid w:val="00B04DD1"/>
    <w:rsid w:val="00B06630"/>
    <w:rsid w:val="00B066BB"/>
    <w:rsid w:val="00B07269"/>
    <w:rsid w:val="00B07526"/>
    <w:rsid w:val="00B07FE6"/>
    <w:rsid w:val="00B125AB"/>
    <w:rsid w:val="00B13872"/>
    <w:rsid w:val="00B177A7"/>
    <w:rsid w:val="00B208FA"/>
    <w:rsid w:val="00B22D2E"/>
    <w:rsid w:val="00B23ACC"/>
    <w:rsid w:val="00B2659A"/>
    <w:rsid w:val="00B2670D"/>
    <w:rsid w:val="00B27325"/>
    <w:rsid w:val="00B333E5"/>
    <w:rsid w:val="00B35976"/>
    <w:rsid w:val="00B374DF"/>
    <w:rsid w:val="00B40635"/>
    <w:rsid w:val="00B406E0"/>
    <w:rsid w:val="00B43D0C"/>
    <w:rsid w:val="00B50332"/>
    <w:rsid w:val="00B53976"/>
    <w:rsid w:val="00B63709"/>
    <w:rsid w:val="00B656A5"/>
    <w:rsid w:val="00B656DD"/>
    <w:rsid w:val="00B6691E"/>
    <w:rsid w:val="00B701C1"/>
    <w:rsid w:val="00B70607"/>
    <w:rsid w:val="00B7178C"/>
    <w:rsid w:val="00B725F5"/>
    <w:rsid w:val="00B73877"/>
    <w:rsid w:val="00B7429A"/>
    <w:rsid w:val="00B76D37"/>
    <w:rsid w:val="00B848AF"/>
    <w:rsid w:val="00B8568C"/>
    <w:rsid w:val="00B90827"/>
    <w:rsid w:val="00B9193C"/>
    <w:rsid w:val="00BA0941"/>
    <w:rsid w:val="00BA1B64"/>
    <w:rsid w:val="00BA1E24"/>
    <w:rsid w:val="00BA2C89"/>
    <w:rsid w:val="00BA3E12"/>
    <w:rsid w:val="00BA4535"/>
    <w:rsid w:val="00BA50E9"/>
    <w:rsid w:val="00BB073C"/>
    <w:rsid w:val="00BB1ED0"/>
    <w:rsid w:val="00BB2D60"/>
    <w:rsid w:val="00BB41D9"/>
    <w:rsid w:val="00BB650C"/>
    <w:rsid w:val="00BB6C78"/>
    <w:rsid w:val="00BB7438"/>
    <w:rsid w:val="00BB765C"/>
    <w:rsid w:val="00BC5309"/>
    <w:rsid w:val="00BC6AE2"/>
    <w:rsid w:val="00BD03C7"/>
    <w:rsid w:val="00BD20B1"/>
    <w:rsid w:val="00BD4091"/>
    <w:rsid w:val="00BD5738"/>
    <w:rsid w:val="00BD780C"/>
    <w:rsid w:val="00BE5892"/>
    <w:rsid w:val="00BF10E2"/>
    <w:rsid w:val="00BF5A9C"/>
    <w:rsid w:val="00BF71F1"/>
    <w:rsid w:val="00C0193A"/>
    <w:rsid w:val="00C01D29"/>
    <w:rsid w:val="00C050B7"/>
    <w:rsid w:val="00C0613C"/>
    <w:rsid w:val="00C0624E"/>
    <w:rsid w:val="00C0706C"/>
    <w:rsid w:val="00C100DB"/>
    <w:rsid w:val="00C13CFD"/>
    <w:rsid w:val="00C16ED8"/>
    <w:rsid w:val="00C17FEB"/>
    <w:rsid w:val="00C217FF"/>
    <w:rsid w:val="00C31026"/>
    <w:rsid w:val="00C34BFD"/>
    <w:rsid w:val="00C35106"/>
    <w:rsid w:val="00C41E2F"/>
    <w:rsid w:val="00C465DE"/>
    <w:rsid w:val="00C470B1"/>
    <w:rsid w:val="00C472A6"/>
    <w:rsid w:val="00C56D35"/>
    <w:rsid w:val="00C64560"/>
    <w:rsid w:val="00C67238"/>
    <w:rsid w:val="00C701AC"/>
    <w:rsid w:val="00C70974"/>
    <w:rsid w:val="00C70D09"/>
    <w:rsid w:val="00C74E38"/>
    <w:rsid w:val="00C74F59"/>
    <w:rsid w:val="00C815A9"/>
    <w:rsid w:val="00C87BD0"/>
    <w:rsid w:val="00C91611"/>
    <w:rsid w:val="00C932D8"/>
    <w:rsid w:val="00C93DA3"/>
    <w:rsid w:val="00C97259"/>
    <w:rsid w:val="00CA09F2"/>
    <w:rsid w:val="00CB07F7"/>
    <w:rsid w:val="00CB3D28"/>
    <w:rsid w:val="00CB60EB"/>
    <w:rsid w:val="00CB6D72"/>
    <w:rsid w:val="00CB795A"/>
    <w:rsid w:val="00CB7B65"/>
    <w:rsid w:val="00CC024F"/>
    <w:rsid w:val="00CC5604"/>
    <w:rsid w:val="00CC5873"/>
    <w:rsid w:val="00CC7A7E"/>
    <w:rsid w:val="00CD245D"/>
    <w:rsid w:val="00CD475B"/>
    <w:rsid w:val="00CE46A7"/>
    <w:rsid w:val="00CE67AF"/>
    <w:rsid w:val="00CE6E78"/>
    <w:rsid w:val="00D01E0A"/>
    <w:rsid w:val="00D029F6"/>
    <w:rsid w:val="00D03763"/>
    <w:rsid w:val="00D04BB2"/>
    <w:rsid w:val="00D104C3"/>
    <w:rsid w:val="00D11D78"/>
    <w:rsid w:val="00D20D19"/>
    <w:rsid w:val="00D30B96"/>
    <w:rsid w:val="00D316E4"/>
    <w:rsid w:val="00D424AA"/>
    <w:rsid w:val="00D42EB2"/>
    <w:rsid w:val="00D46D11"/>
    <w:rsid w:val="00D47750"/>
    <w:rsid w:val="00D500E8"/>
    <w:rsid w:val="00D607A5"/>
    <w:rsid w:val="00D63B14"/>
    <w:rsid w:val="00D643E5"/>
    <w:rsid w:val="00D661E6"/>
    <w:rsid w:val="00D715F8"/>
    <w:rsid w:val="00D72190"/>
    <w:rsid w:val="00D76432"/>
    <w:rsid w:val="00D778C5"/>
    <w:rsid w:val="00D82385"/>
    <w:rsid w:val="00D82C44"/>
    <w:rsid w:val="00D8503F"/>
    <w:rsid w:val="00D87290"/>
    <w:rsid w:val="00D87939"/>
    <w:rsid w:val="00D92153"/>
    <w:rsid w:val="00D92DF3"/>
    <w:rsid w:val="00D948C3"/>
    <w:rsid w:val="00D9748B"/>
    <w:rsid w:val="00DA15EC"/>
    <w:rsid w:val="00DA4A2D"/>
    <w:rsid w:val="00DA4B25"/>
    <w:rsid w:val="00DA6921"/>
    <w:rsid w:val="00DA7A63"/>
    <w:rsid w:val="00DB045C"/>
    <w:rsid w:val="00DB2236"/>
    <w:rsid w:val="00DC2BE7"/>
    <w:rsid w:val="00DC3C3E"/>
    <w:rsid w:val="00DD288B"/>
    <w:rsid w:val="00DD567E"/>
    <w:rsid w:val="00DD58D7"/>
    <w:rsid w:val="00DD7EA4"/>
    <w:rsid w:val="00DE0DA7"/>
    <w:rsid w:val="00DE739A"/>
    <w:rsid w:val="00DF0BDE"/>
    <w:rsid w:val="00DF4924"/>
    <w:rsid w:val="00DF649A"/>
    <w:rsid w:val="00DF7897"/>
    <w:rsid w:val="00DF7D6D"/>
    <w:rsid w:val="00E01D7B"/>
    <w:rsid w:val="00E037EC"/>
    <w:rsid w:val="00E0466C"/>
    <w:rsid w:val="00E04C06"/>
    <w:rsid w:val="00E171C0"/>
    <w:rsid w:val="00E205E6"/>
    <w:rsid w:val="00E20B08"/>
    <w:rsid w:val="00E20F79"/>
    <w:rsid w:val="00E2131E"/>
    <w:rsid w:val="00E23580"/>
    <w:rsid w:val="00E30F84"/>
    <w:rsid w:val="00E36722"/>
    <w:rsid w:val="00E47DCF"/>
    <w:rsid w:val="00E52238"/>
    <w:rsid w:val="00E567C1"/>
    <w:rsid w:val="00E57DBE"/>
    <w:rsid w:val="00E60252"/>
    <w:rsid w:val="00E61AEE"/>
    <w:rsid w:val="00E65E2C"/>
    <w:rsid w:val="00E7165D"/>
    <w:rsid w:val="00E72540"/>
    <w:rsid w:val="00E742CF"/>
    <w:rsid w:val="00E84961"/>
    <w:rsid w:val="00E84C9E"/>
    <w:rsid w:val="00E856DF"/>
    <w:rsid w:val="00E86CCC"/>
    <w:rsid w:val="00E87A7F"/>
    <w:rsid w:val="00E917A4"/>
    <w:rsid w:val="00E91E38"/>
    <w:rsid w:val="00E92E34"/>
    <w:rsid w:val="00E94456"/>
    <w:rsid w:val="00E94FBA"/>
    <w:rsid w:val="00EA11DF"/>
    <w:rsid w:val="00EA43C4"/>
    <w:rsid w:val="00EA5158"/>
    <w:rsid w:val="00EA6A3A"/>
    <w:rsid w:val="00EA7B9C"/>
    <w:rsid w:val="00EB1E58"/>
    <w:rsid w:val="00EB67A1"/>
    <w:rsid w:val="00EC3C34"/>
    <w:rsid w:val="00EE1E66"/>
    <w:rsid w:val="00EE6C4B"/>
    <w:rsid w:val="00EF0ACF"/>
    <w:rsid w:val="00EF402A"/>
    <w:rsid w:val="00EF4DCA"/>
    <w:rsid w:val="00EF6B53"/>
    <w:rsid w:val="00EF6CA1"/>
    <w:rsid w:val="00EF7262"/>
    <w:rsid w:val="00EF7782"/>
    <w:rsid w:val="00F00472"/>
    <w:rsid w:val="00F05882"/>
    <w:rsid w:val="00F05C12"/>
    <w:rsid w:val="00F113C2"/>
    <w:rsid w:val="00F12C01"/>
    <w:rsid w:val="00F1486F"/>
    <w:rsid w:val="00F16E2E"/>
    <w:rsid w:val="00F215DA"/>
    <w:rsid w:val="00F4019A"/>
    <w:rsid w:val="00F40365"/>
    <w:rsid w:val="00F51641"/>
    <w:rsid w:val="00F527A4"/>
    <w:rsid w:val="00F56864"/>
    <w:rsid w:val="00F604C5"/>
    <w:rsid w:val="00F60A51"/>
    <w:rsid w:val="00F62296"/>
    <w:rsid w:val="00F704EA"/>
    <w:rsid w:val="00F716C9"/>
    <w:rsid w:val="00F77C34"/>
    <w:rsid w:val="00F857A3"/>
    <w:rsid w:val="00F874E9"/>
    <w:rsid w:val="00F93C80"/>
    <w:rsid w:val="00FA09B8"/>
    <w:rsid w:val="00FA0C10"/>
    <w:rsid w:val="00FA5277"/>
    <w:rsid w:val="00FB209B"/>
    <w:rsid w:val="00FB38DE"/>
    <w:rsid w:val="00FB4D7E"/>
    <w:rsid w:val="00FB4E0D"/>
    <w:rsid w:val="00FB7A97"/>
    <w:rsid w:val="00FC03F4"/>
    <w:rsid w:val="00FC42B0"/>
    <w:rsid w:val="00FC4789"/>
    <w:rsid w:val="00FC6DD0"/>
    <w:rsid w:val="00FD128F"/>
    <w:rsid w:val="00FD1B5E"/>
    <w:rsid w:val="00FD4E07"/>
    <w:rsid w:val="00FD7B04"/>
    <w:rsid w:val="00FE295C"/>
    <w:rsid w:val="014D7BC5"/>
    <w:rsid w:val="02CC3C53"/>
    <w:rsid w:val="03543692"/>
    <w:rsid w:val="03CC28DA"/>
    <w:rsid w:val="05F05711"/>
    <w:rsid w:val="060E1D02"/>
    <w:rsid w:val="06C14FF9"/>
    <w:rsid w:val="06C32FFF"/>
    <w:rsid w:val="072A6755"/>
    <w:rsid w:val="07936C82"/>
    <w:rsid w:val="07B3709D"/>
    <w:rsid w:val="07E309ED"/>
    <w:rsid w:val="080E552D"/>
    <w:rsid w:val="083159E5"/>
    <w:rsid w:val="092F66E9"/>
    <w:rsid w:val="09D701CA"/>
    <w:rsid w:val="0A4F6EAD"/>
    <w:rsid w:val="0A8724B2"/>
    <w:rsid w:val="0D32521C"/>
    <w:rsid w:val="0F476C1A"/>
    <w:rsid w:val="10372DEE"/>
    <w:rsid w:val="12735B40"/>
    <w:rsid w:val="12B71DEE"/>
    <w:rsid w:val="181B1EDC"/>
    <w:rsid w:val="194C184A"/>
    <w:rsid w:val="1B796B86"/>
    <w:rsid w:val="1BE64E07"/>
    <w:rsid w:val="1D226C38"/>
    <w:rsid w:val="1D69031E"/>
    <w:rsid w:val="1E2416C3"/>
    <w:rsid w:val="1F030123"/>
    <w:rsid w:val="225C48BD"/>
    <w:rsid w:val="227C5795"/>
    <w:rsid w:val="231F37D2"/>
    <w:rsid w:val="24FC7838"/>
    <w:rsid w:val="25EB46D9"/>
    <w:rsid w:val="27453CD2"/>
    <w:rsid w:val="276F0E98"/>
    <w:rsid w:val="27AB0598"/>
    <w:rsid w:val="27E609E4"/>
    <w:rsid w:val="287936AA"/>
    <w:rsid w:val="299E14FD"/>
    <w:rsid w:val="2A95369A"/>
    <w:rsid w:val="2D991FFD"/>
    <w:rsid w:val="2DC25566"/>
    <w:rsid w:val="2EF405AB"/>
    <w:rsid w:val="2F2B75AE"/>
    <w:rsid w:val="337B46F1"/>
    <w:rsid w:val="362C7F61"/>
    <w:rsid w:val="370E626C"/>
    <w:rsid w:val="38022295"/>
    <w:rsid w:val="38507842"/>
    <w:rsid w:val="396620F4"/>
    <w:rsid w:val="3997311B"/>
    <w:rsid w:val="3B0B7E3E"/>
    <w:rsid w:val="3B2B1B8C"/>
    <w:rsid w:val="3C7C75D0"/>
    <w:rsid w:val="3E870DDB"/>
    <w:rsid w:val="3FB52DA0"/>
    <w:rsid w:val="40157F22"/>
    <w:rsid w:val="40B75A79"/>
    <w:rsid w:val="40C51EAB"/>
    <w:rsid w:val="42097C0A"/>
    <w:rsid w:val="43254662"/>
    <w:rsid w:val="45847401"/>
    <w:rsid w:val="492024A1"/>
    <w:rsid w:val="4CBA1E29"/>
    <w:rsid w:val="4D707861"/>
    <w:rsid w:val="4E9824B1"/>
    <w:rsid w:val="4F30025C"/>
    <w:rsid w:val="50B47E58"/>
    <w:rsid w:val="5208199B"/>
    <w:rsid w:val="527A15CD"/>
    <w:rsid w:val="52905327"/>
    <w:rsid w:val="52D7623D"/>
    <w:rsid w:val="533D3648"/>
    <w:rsid w:val="549D2783"/>
    <w:rsid w:val="55BD723C"/>
    <w:rsid w:val="572C1B26"/>
    <w:rsid w:val="59507D1E"/>
    <w:rsid w:val="5A4C7175"/>
    <w:rsid w:val="5A5E53A9"/>
    <w:rsid w:val="5BB319ED"/>
    <w:rsid w:val="5C517650"/>
    <w:rsid w:val="60CA7D3E"/>
    <w:rsid w:val="61B560A6"/>
    <w:rsid w:val="63262D94"/>
    <w:rsid w:val="63597D48"/>
    <w:rsid w:val="63C622B7"/>
    <w:rsid w:val="64285509"/>
    <w:rsid w:val="66146123"/>
    <w:rsid w:val="67017673"/>
    <w:rsid w:val="677E2C36"/>
    <w:rsid w:val="684F2F61"/>
    <w:rsid w:val="6851282D"/>
    <w:rsid w:val="68CE14BF"/>
    <w:rsid w:val="6A9B61F7"/>
    <w:rsid w:val="6B4E26CF"/>
    <w:rsid w:val="6D1C2C94"/>
    <w:rsid w:val="6D566135"/>
    <w:rsid w:val="6D75276C"/>
    <w:rsid w:val="6E5229C0"/>
    <w:rsid w:val="6FD92340"/>
    <w:rsid w:val="70FA794A"/>
    <w:rsid w:val="71B75CFC"/>
    <w:rsid w:val="74BC58DC"/>
    <w:rsid w:val="74CA6E39"/>
    <w:rsid w:val="74DD44A9"/>
    <w:rsid w:val="750538B9"/>
    <w:rsid w:val="75B70D90"/>
    <w:rsid w:val="76203FAF"/>
    <w:rsid w:val="76DD2CCF"/>
    <w:rsid w:val="770652B8"/>
    <w:rsid w:val="784A2EB6"/>
    <w:rsid w:val="79351A99"/>
    <w:rsid w:val="7A5E05C5"/>
    <w:rsid w:val="7AC768B2"/>
    <w:rsid w:val="7CC74E42"/>
    <w:rsid w:val="7D24604A"/>
    <w:rsid w:val="7DB07A46"/>
    <w:rsid w:val="7E216C25"/>
    <w:rsid w:val="7FAA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B9215"/>
  <w15:docId w15:val="{0B6316C7-E728-4E79-8B1B-E2357C06C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link w:val="30"/>
    <w:uiPriority w:val="9"/>
    <w:qFormat/>
    <w:rsid w:val="0001231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Hyperlink"/>
    <w:basedOn w:val="a0"/>
    <w:uiPriority w:val="99"/>
    <w:semiHidden/>
    <w:unhideWhenUsed/>
    <w:rPr>
      <w:color w:val="0000FF"/>
      <w:u w:val="single"/>
    </w:rPr>
  </w:style>
  <w:style w:type="paragraph" w:styleId="a6">
    <w:name w:val="List Paragraph"/>
    <w:basedOn w:val="a"/>
    <w:uiPriority w:val="34"/>
    <w:qFormat/>
    <w:pPr>
      <w:ind w:firstLineChars="200" w:firstLine="420"/>
    </w:pPr>
  </w:style>
  <w:style w:type="character" w:customStyle="1" w:styleId="HTML0">
    <w:name w:val="HTML 预设格式 字符"/>
    <w:basedOn w:val="a0"/>
    <w:link w:val="HTML"/>
    <w:uiPriority w:val="99"/>
    <w:semiHidden/>
    <w:rPr>
      <w:rFonts w:ascii="宋体" w:hAnsi="宋体" w:cs="宋体"/>
      <w:sz w:val="24"/>
      <w:szCs w:val="24"/>
    </w:rPr>
  </w:style>
  <w:style w:type="character" w:styleId="a7">
    <w:name w:val="Emphasis"/>
    <w:basedOn w:val="a0"/>
    <w:uiPriority w:val="20"/>
    <w:qFormat/>
    <w:rsid w:val="002D3AF2"/>
    <w:rPr>
      <w:i/>
      <w:iCs/>
    </w:rPr>
  </w:style>
  <w:style w:type="character" w:customStyle="1" w:styleId="30">
    <w:name w:val="标题 3 字符"/>
    <w:basedOn w:val="a0"/>
    <w:link w:val="3"/>
    <w:uiPriority w:val="9"/>
    <w:rsid w:val="0001231C"/>
    <w:rPr>
      <w:rFonts w:ascii="宋体" w:hAnsi="宋体" w:cs="宋体"/>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482283">
      <w:bodyDiv w:val="1"/>
      <w:marLeft w:val="0"/>
      <w:marRight w:val="0"/>
      <w:marTop w:val="0"/>
      <w:marBottom w:val="0"/>
      <w:divBdr>
        <w:top w:val="none" w:sz="0" w:space="0" w:color="auto"/>
        <w:left w:val="none" w:sz="0" w:space="0" w:color="auto"/>
        <w:bottom w:val="none" w:sz="0" w:space="0" w:color="auto"/>
        <w:right w:val="none" w:sz="0" w:space="0" w:color="auto"/>
      </w:divBdr>
    </w:div>
    <w:div w:id="473104588">
      <w:bodyDiv w:val="1"/>
      <w:marLeft w:val="0"/>
      <w:marRight w:val="0"/>
      <w:marTop w:val="0"/>
      <w:marBottom w:val="0"/>
      <w:divBdr>
        <w:top w:val="none" w:sz="0" w:space="0" w:color="auto"/>
        <w:left w:val="none" w:sz="0" w:space="0" w:color="auto"/>
        <w:bottom w:val="none" w:sz="0" w:space="0" w:color="auto"/>
        <w:right w:val="none" w:sz="0" w:space="0" w:color="auto"/>
      </w:divBdr>
    </w:div>
    <w:div w:id="908001391">
      <w:bodyDiv w:val="1"/>
      <w:marLeft w:val="0"/>
      <w:marRight w:val="0"/>
      <w:marTop w:val="0"/>
      <w:marBottom w:val="0"/>
      <w:divBdr>
        <w:top w:val="none" w:sz="0" w:space="0" w:color="auto"/>
        <w:left w:val="none" w:sz="0" w:space="0" w:color="auto"/>
        <w:bottom w:val="none" w:sz="0" w:space="0" w:color="auto"/>
        <w:right w:val="none" w:sz="0" w:space="0" w:color="auto"/>
      </w:divBdr>
    </w:div>
    <w:div w:id="11660887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csdn.net/weixin_30412167/article/details/9579950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12649</TotalTime>
  <Pages>16</Pages>
  <Words>1181</Words>
  <Characters>6735</Characters>
  <Application>Microsoft Office Word</Application>
  <DocSecurity>0</DocSecurity>
  <Lines>56</Lines>
  <Paragraphs>15</Paragraphs>
  <ScaleCrop>false</ScaleCrop>
  <Company>SDG</Company>
  <LinksUpToDate>false</LinksUpToDate>
  <CharactersWithSpaces>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杜学森</dc:creator>
  <cp:lastModifiedBy>杜学森</cp:lastModifiedBy>
  <cp:revision>850</cp:revision>
  <dcterms:created xsi:type="dcterms:W3CDTF">2020-11-17T06:55:00Z</dcterms:created>
  <dcterms:modified xsi:type="dcterms:W3CDTF">2020-12-04T07:06:00Z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